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36D60DE3" w14:textId="77777777" w:rsidR="006F4B8E" w:rsidRDefault="006F4B8E" w:rsidP="000766D0">
      <w:pPr>
        <w:pStyle w:val="TitoloDocumento"/>
        <w:jc w:val="both"/>
        <w:rPr>
          <w:rFonts w:ascii="Trebuchet MS" w:hAnsi="Trebuchet MS"/>
          <w:sz w:val="36"/>
          <w:szCs w:val="36"/>
        </w:rPr>
      </w:pPr>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61385E26" w:rsidR="00783283" w:rsidRPr="00CF7740" w:rsidRDefault="00E747FF" w:rsidP="00E747FF">
      <w:pPr>
        <w:pStyle w:val="TitoloDocumento2"/>
        <w:jc w:val="both"/>
        <w:rPr>
          <w:b/>
          <w:sz w:val="24"/>
        </w:rPr>
      </w:pPr>
      <w:r w:rsidRPr="00CF7740">
        <w:rPr>
          <w:b/>
          <w:sz w:val="24"/>
        </w:rPr>
        <w:t xml:space="preserve">Versione </w:t>
      </w:r>
      <w:r w:rsidR="00975EC0">
        <w:rPr>
          <w:b/>
          <w:sz w:val="24"/>
        </w:rPr>
        <w:t>3</w:t>
      </w:r>
      <w:r w:rsidR="00DA08F9">
        <w:rPr>
          <w:b/>
          <w:sz w:val="24"/>
        </w:rPr>
        <w:t>.</w:t>
      </w:r>
      <w:r w:rsidR="00975EC0">
        <w:rPr>
          <w:b/>
          <w:sz w:val="24"/>
        </w:rPr>
        <w:t>0</w:t>
      </w:r>
      <w:r w:rsidR="00103233">
        <w:rPr>
          <w:b/>
          <w:sz w:val="24"/>
        </w:rPr>
        <w:t>.</w:t>
      </w:r>
      <w:r w:rsidR="00D934BF">
        <w:rPr>
          <w:b/>
          <w:sz w:val="24"/>
        </w:rPr>
        <w:t>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88892D6" w:rsidR="00D00CAF" w:rsidRPr="00CF7740" w:rsidRDefault="009F7FAB" w:rsidP="00D00CAF">
      <w:pPr>
        <w:pStyle w:val="TitoloDocumento2"/>
        <w:rPr>
          <w:sz w:val="24"/>
        </w:rPr>
      </w:pPr>
      <w:r>
        <w:rPr>
          <w:b/>
          <w:bCs/>
          <w:sz w:val="24"/>
        </w:rPr>
        <w:t>21</w:t>
      </w:r>
      <w:r w:rsidR="00103233">
        <w:rPr>
          <w:b/>
          <w:bCs/>
          <w:sz w:val="24"/>
        </w:rPr>
        <w:t xml:space="preserve"> </w:t>
      </w:r>
      <w:r w:rsidR="006300A7">
        <w:rPr>
          <w:b/>
          <w:bCs/>
          <w:sz w:val="24"/>
        </w:rPr>
        <w:t>luglio</w:t>
      </w:r>
      <w:r w:rsidR="00A551BA">
        <w:rPr>
          <w:b/>
          <w:sz w:val="24"/>
        </w:rPr>
        <w:t xml:space="preserve"> </w:t>
      </w:r>
      <w:r w:rsidR="00DB28E9" w:rsidRPr="004C4210">
        <w:rPr>
          <w:b/>
          <w:sz w:val="24"/>
        </w:rPr>
        <w:t>2023</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491E11"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B7050D" w:rsidRDefault="005D4A89" w:rsidP="00774AE8">
            <w:pPr>
              <w:pStyle w:val="Corpotesto1"/>
              <w:spacing w:before="120"/>
              <w:ind w:left="0" w:right="-107"/>
              <w:jc w:val="left"/>
              <w:rPr>
                <w:b/>
                <w:sz w:val="22"/>
                <w:szCs w:val="22"/>
              </w:rPr>
            </w:pPr>
            <w:r w:rsidRPr="00B7050D">
              <w:rPr>
                <w:b/>
                <w:sz w:val="22"/>
                <w:szCs w:val="22"/>
              </w:rPr>
              <w:t>DATA</w:t>
            </w:r>
          </w:p>
        </w:tc>
        <w:tc>
          <w:tcPr>
            <w:tcW w:w="992" w:type="dxa"/>
            <w:tcBorders>
              <w:bottom w:val="single" w:sz="18" w:space="0" w:color="012169"/>
            </w:tcBorders>
            <w:shd w:val="clear" w:color="auto" w:fill="auto"/>
          </w:tcPr>
          <w:p w14:paraId="2664CC6A" w14:textId="5B31D73E" w:rsidR="005D4A89" w:rsidRPr="00B7050D" w:rsidRDefault="005D4A89" w:rsidP="00774AE8">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3522" w:type="dxa"/>
            <w:tcBorders>
              <w:bottom w:val="single" w:sz="18" w:space="0" w:color="012169"/>
            </w:tcBorders>
            <w:shd w:val="clear" w:color="auto" w:fill="auto"/>
          </w:tcPr>
          <w:p w14:paraId="0402C026" w14:textId="77777777" w:rsidR="005D4A89" w:rsidRPr="00B7050D" w:rsidRDefault="005D4A89" w:rsidP="00774AE8">
            <w:pPr>
              <w:pStyle w:val="Corpotesto1"/>
              <w:spacing w:before="120"/>
              <w:ind w:left="0"/>
              <w:jc w:val="left"/>
              <w:rPr>
                <w:b/>
                <w:sz w:val="22"/>
                <w:szCs w:val="22"/>
              </w:rPr>
            </w:pPr>
            <w:r w:rsidRPr="00B7050D">
              <w:rPr>
                <w:b/>
                <w:sz w:val="22"/>
                <w:szCs w:val="22"/>
              </w:rPr>
              <w:t>DESCRIZIONE</w:t>
            </w:r>
          </w:p>
        </w:tc>
        <w:tc>
          <w:tcPr>
            <w:tcW w:w="3140" w:type="dxa"/>
            <w:tcBorders>
              <w:bottom w:val="single" w:sz="18" w:space="0" w:color="012169"/>
            </w:tcBorders>
            <w:shd w:val="clear" w:color="auto" w:fill="auto"/>
          </w:tcPr>
          <w:p w14:paraId="789229C6" w14:textId="77777777" w:rsidR="005D4A89" w:rsidRPr="00B7050D" w:rsidRDefault="005D4A89" w:rsidP="00774AE8">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B7050D" w:rsidRDefault="00C532EF" w:rsidP="00774AE8">
            <w:pPr>
              <w:pStyle w:val="Corpotesto1"/>
              <w:spacing w:before="120"/>
              <w:ind w:left="0" w:right="-107"/>
              <w:jc w:val="left"/>
              <w:rPr>
                <w:sz w:val="22"/>
                <w:szCs w:val="22"/>
                <w:lang w:val="en-US"/>
              </w:rPr>
            </w:pPr>
            <w:bookmarkStart w:id="5" w:name="_Hlk47616668"/>
            <w:r w:rsidRPr="00B7050D">
              <w:rPr>
                <w:sz w:val="22"/>
                <w:szCs w:val="22"/>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B7050D" w:rsidRDefault="005D4A89" w:rsidP="00774AE8">
            <w:pPr>
              <w:pStyle w:val="Corpotesto1"/>
              <w:spacing w:before="120"/>
              <w:ind w:left="0"/>
              <w:jc w:val="left"/>
              <w:rPr>
                <w:sz w:val="22"/>
                <w:szCs w:val="22"/>
              </w:rPr>
            </w:pPr>
            <w:r w:rsidRPr="00B7050D">
              <w:rPr>
                <w:sz w:val="22"/>
                <w:szCs w:val="22"/>
              </w:rPr>
              <w:t>1.0</w:t>
            </w:r>
          </w:p>
        </w:tc>
        <w:tc>
          <w:tcPr>
            <w:tcW w:w="3522" w:type="dxa"/>
            <w:tcBorders>
              <w:top w:val="single" w:sz="18" w:space="0" w:color="012169"/>
              <w:bottom w:val="single" w:sz="8" w:space="0" w:color="012169"/>
            </w:tcBorders>
            <w:shd w:val="clear" w:color="auto" w:fill="auto"/>
          </w:tcPr>
          <w:p w14:paraId="53E4048D" w14:textId="77777777" w:rsidR="005D4A89" w:rsidRPr="00732198" w:rsidRDefault="005D4A89" w:rsidP="00774AE8">
            <w:pPr>
              <w:pStyle w:val="Corpotesto1"/>
              <w:spacing w:before="120"/>
              <w:ind w:left="0"/>
              <w:jc w:val="left"/>
              <w:rPr>
                <w:sz w:val="22"/>
                <w:szCs w:val="22"/>
              </w:rPr>
            </w:pPr>
            <w:r w:rsidRPr="00732198">
              <w:rPr>
                <w:sz w:val="22"/>
                <w:szCs w:val="22"/>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732198" w:rsidRDefault="005D4A89" w:rsidP="00774AE8">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B7050D" w:rsidRDefault="00E202E7" w:rsidP="00774AE8">
            <w:pPr>
              <w:pStyle w:val="Corpotesto1"/>
              <w:spacing w:before="120"/>
              <w:ind w:left="0" w:right="-107"/>
              <w:jc w:val="left"/>
              <w:rPr>
                <w:sz w:val="22"/>
                <w:szCs w:val="22"/>
              </w:rPr>
            </w:pPr>
            <w:r w:rsidRPr="00B7050D">
              <w:rPr>
                <w:sz w:val="22"/>
                <w:szCs w:val="22"/>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B7050D" w:rsidRDefault="00E202E7" w:rsidP="00774AE8">
            <w:pPr>
              <w:pStyle w:val="Corpotesto1"/>
              <w:spacing w:before="120"/>
              <w:ind w:left="0"/>
              <w:jc w:val="left"/>
              <w:rPr>
                <w:sz w:val="22"/>
                <w:szCs w:val="22"/>
              </w:rPr>
            </w:pPr>
            <w:r w:rsidRPr="00B7050D">
              <w:rPr>
                <w:sz w:val="22"/>
                <w:szCs w:val="22"/>
              </w:rPr>
              <w:t>1.1</w:t>
            </w:r>
          </w:p>
        </w:tc>
        <w:tc>
          <w:tcPr>
            <w:tcW w:w="3522" w:type="dxa"/>
            <w:tcBorders>
              <w:top w:val="single" w:sz="8" w:space="0" w:color="012169"/>
              <w:bottom w:val="single" w:sz="8" w:space="0" w:color="012169"/>
            </w:tcBorders>
            <w:shd w:val="clear" w:color="auto" w:fill="auto"/>
          </w:tcPr>
          <w:p w14:paraId="686B7EE8" w14:textId="3A6122E9" w:rsidR="005D4A89" w:rsidRPr="00732198" w:rsidRDefault="007C4D40" w:rsidP="00774AE8">
            <w:pPr>
              <w:pStyle w:val="Corpotesto1"/>
              <w:spacing w:before="120"/>
              <w:ind w:left="0"/>
              <w:jc w:val="left"/>
              <w:rPr>
                <w:sz w:val="22"/>
                <w:szCs w:val="22"/>
              </w:rPr>
            </w:pPr>
            <w:r w:rsidRPr="00732198">
              <w:rPr>
                <w:sz w:val="22"/>
                <w:szCs w:val="22"/>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732198" w:rsidRDefault="00362DDC" w:rsidP="00774AE8">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B7050D" w:rsidRDefault="00766E30" w:rsidP="00774AE8">
            <w:pPr>
              <w:pStyle w:val="Corpotesto1"/>
              <w:spacing w:before="120"/>
              <w:ind w:left="0" w:right="-107"/>
              <w:jc w:val="left"/>
              <w:rPr>
                <w:sz w:val="22"/>
                <w:szCs w:val="22"/>
              </w:rPr>
            </w:pPr>
            <w:r w:rsidRPr="00B7050D">
              <w:rPr>
                <w:sz w:val="22"/>
                <w:szCs w:val="22"/>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B7050D" w:rsidRDefault="00766E30" w:rsidP="00774AE8">
            <w:pPr>
              <w:pStyle w:val="Corpotesto1"/>
              <w:spacing w:before="120"/>
              <w:ind w:left="0"/>
              <w:jc w:val="left"/>
              <w:rPr>
                <w:sz w:val="22"/>
                <w:szCs w:val="22"/>
              </w:rPr>
            </w:pPr>
            <w:r w:rsidRPr="00B7050D">
              <w:rPr>
                <w:sz w:val="22"/>
                <w:szCs w:val="22"/>
              </w:rPr>
              <w:t>1.2</w:t>
            </w:r>
          </w:p>
        </w:tc>
        <w:tc>
          <w:tcPr>
            <w:tcW w:w="3522" w:type="dxa"/>
            <w:tcBorders>
              <w:top w:val="single" w:sz="8" w:space="0" w:color="012169"/>
              <w:bottom w:val="single" w:sz="8" w:space="0" w:color="012169"/>
            </w:tcBorders>
            <w:shd w:val="clear" w:color="auto" w:fill="auto"/>
          </w:tcPr>
          <w:p w14:paraId="71DF89A4" w14:textId="52D36CD6" w:rsidR="005D4A89" w:rsidRPr="00732198" w:rsidRDefault="00A12547" w:rsidP="00774AE8">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732198" w:rsidRDefault="00D11945" w:rsidP="00774AE8">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B7050D" w:rsidRDefault="00540289" w:rsidP="00774AE8">
            <w:pPr>
              <w:pStyle w:val="Corpotesto1"/>
              <w:spacing w:before="120"/>
              <w:ind w:left="0" w:right="-107"/>
              <w:jc w:val="left"/>
              <w:rPr>
                <w:sz w:val="22"/>
                <w:szCs w:val="22"/>
              </w:rPr>
            </w:pPr>
            <w:r w:rsidRPr="00B7050D">
              <w:rPr>
                <w:sz w:val="22"/>
                <w:szCs w:val="22"/>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B7050D" w:rsidRDefault="00540289" w:rsidP="00774AE8">
            <w:pPr>
              <w:pStyle w:val="Corpotesto1"/>
              <w:spacing w:before="120"/>
              <w:ind w:left="0"/>
              <w:jc w:val="left"/>
              <w:rPr>
                <w:sz w:val="22"/>
                <w:szCs w:val="22"/>
              </w:rPr>
            </w:pPr>
            <w:r w:rsidRPr="00B7050D">
              <w:rPr>
                <w:sz w:val="22"/>
                <w:szCs w:val="22"/>
              </w:rPr>
              <w:t>1.3</w:t>
            </w:r>
          </w:p>
        </w:tc>
        <w:tc>
          <w:tcPr>
            <w:tcW w:w="3522" w:type="dxa"/>
            <w:tcBorders>
              <w:top w:val="single" w:sz="8" w:space="0" w:color="012169"/>
              <w:bottom w:val="single" w:sz="8" w:space="0" w:color="012169"/>
            </w:tcBorders>
            <w:shd w:val="clear" w:color="auto" w:fill="auto"/>
          </w:tcPr>
          <w:p w14:paraId="23412512" w14:textId="6BB6BDDC" w:rsidR="005D4A89" w:rsidRPr="00732198" w:rsidRDefault="00205AE5" w:rsidP="00774AE8">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3140" w:type="dxa"/>
            <w:tcBorders>
              <w:top w:val="single" w:sz="8" w:space="0" w:color="012169"/>
              <w:bottom w:val="single" w:sz="8" w:space="0" w:color="012169"/>
            </w:tcBorders>
            <w:shd w:val="clear" w:color="auto" w:fill="auto"/>
          </w:tcPr>
          <w:p w14:paraId="1537EC4C" w14:textId="4F69B295" w:rsidR="005D4A89" w:rsidRPr="00732198" w:rsidRDefault="00B343CD" w:rsidP="00774AE8">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B7050D" w:rsidRDefault="005A34E8" w:rsidP="00774AE8">
            <w:pPr>
              <w:pStyle w:val="Corpotesto1"/>
              <w:spacing w:before="120"/>
              <w:ind w:left="0" w:right="-107"/>
              <w:jc w:val="left"/>
              <w:rPr>
                <w:sz w:val="22"/>
                <w:szCs w:val="22"/>
              </w:rPr>
            </w:pPr>
            <w:r w:rsidRPr="00B7050D">
              <w:rPr>
                <w:sz w:val="22"/>
                <w:szCs w:val="22"/>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B7050D" w:rsidRDefault="005A34E8" w:rsidP="00774AE8">
            <w:pPr>
              <w:pStyle w:val="Corpotesto1"/>
              <w:spacing w:before="120"/>
              <w:ind w:left="0"/>
              <w:jc w:val="left"/>
              <w:rPr>
                <w:sz w:val="22"/>
                <w:szCs w:val="22"/>
              </w:rPr>
            </w:pPr>
            <w:r w:rsidRPr="00B7050D">
              <w:rPr>
                <w:sz w:val="22"/>
                <w:szCs w:val="22"/>
              </w:rPr>
              <w:t>1.3.1</w:t>
            </w:r>
          </w:p>
        </w:tc>
        <w:tc>
          <w:tcPr>
            <w:tcW w:w="3522" w:type="dxa"/>
            <w:tcBorders>
              <w:top w:val="single" w:sz="8" w:space="0" w:color="012169"/>
              <w:bottom w:val="single" w:sz="8" w:space="0" w:color="012169"/>
            </w:tcBorders>
            <w:shd w:val="clear" w:color="auto" w:fill="auto"/>
          </w:tcPr>
          <w:p w14:paraId="075C61C3" w14:textId="4D5CEDCA" w:rsidR="005D4A89" w:rsidRPr="00732198" w:rsidRDefault="003F6322" w:rsidP="00774AE8">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732198" w:rsidRDefault="0096279C" w:rsidP="00774AE8">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B7050D" w:rsidRDefault="00FA4CC2" w:rsidP="00774AE8">
            <w:pPr>
              <w:pStyle w:val="Corpotesto1"/>
              <w:spacing w:before="120"/>
              <w:ind w:left="0" w:right="-107"/>
              <w:jc w:val="left"/>
              <w:rPr>
                <w:sz w:val="22"/>
                <w:szCs w:val="22"/>
              </w:rPr>
            </w:pPr>
            <w:r w:rsidRPr="00B7050D">
              <w:rPr>
                <w:sz w:val="22"/>
                <w:szCs w:val="22"/>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B7050D" w:rsidRDefault="00FA4CC2" w:rsidP="00774AE8">
            <w:pPr>
              <w:pStyle w:val="Corpotesto1"/>
              <w:spacing w:before="120"/>
              <w:ind w:left="0"/>
              <w:jc w:val="left"/>
              <w:rPr>
                <w:sz w:val="22"/>
                <w:szCs w:val="22"/>
              </w:rPr>
            </w:pPr>
            <w:r w:rsidRPr="00B7050D">
              <w:rPr>
                <w:sz w:val="22"/>
                <w:szCs w:val="22"/>
              </w:rPr>
              <w:t>1.3.2</w:t>
            </w:r>
          </w:p>
        </w:tc>
        <w:tc>
          <w:tcPr>
            <w:tcW w:w="3522" w:type="dxa"/>
            <w:tcBorders>
              <w:top w:val="single" w:sz="8" w:space="0" w:color="012169"/>
              <w:bottom w:val="single" w:sz="8" w:space="0" w:color="012169"/>
            </w:tcBorders>
            <w:shd w:val="clear" w:color="auto" w:fill="auto"/>
          </w:tcPr>
          <w:p w14:paraId="50BDC555" w14:textId="3F44CB59" w:rsidR="00FA4CC2" w:rsidRPr="00732198" w:rsidRDefault="00033B7F" w:rsidP="00774AE8">
            <w:pPr>
              <w:pStyle w:val="Corpotesto1"/>
              <w:ind w:left="0"/>
              <w:jc w:val="left"/>
              <w:rPr>
                <w:sz w:val="22"/>
                <w:szCs w:val="22"/>
              </w:rPr>
            </w:pPr>
            <w:r w:rsidRPr="00732198">
              <w:rPr>
                <w:sz w:val="22"/>
                <w:szCs w:val="22"/>
              </w:rPr>
              <w:t>Correzioni</w:t>
            </w:r>
          </w:p>
        </w:tc>
        <w:tc>
          <w:tcPr>
            <w:tcW w:w="3140" w:type="dxa"/>
            <w:tcBorders>
              <w:top w:val="single" w:sz="8" w:space="0" w:color="012169"/>
              <w:bottom w:val="single" w:sz="8" w:space="0" w:color="012169"/>
            </w:tcBorders>
            <w:shd w:val="clear" w:color="auto" w:fill="auto"/>
          </w:tcPr>
          <w:p w14:paraId="1B4833EF" w14:textId="64EF215B" w:rsidR="00FA4CC2" w:rsidRPr="00732198" w:rsidRDefault="00033B7F" w:rsidP="00774AE8">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B7050D" w:rsidRDefault="005A294D" w:rsidP="00774AE8">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B7050D" w:rsidRDefault="00AF20FB" w:rsidP="00774AE8">
            <w:pPr>
              <w:pStyle w:val="Corpotesto1"/>
              <w:spacing w:before="120"/>
              <w:ind w:left="0"/>
              <w:jc w:val="left"/>
              <w:rPr>
                <w:sz w:val="22"/>
                <w:szCs w:val="22"/>
              </w:rPr>
            </w:pPr>
            <w:r w:rsidRPr="00B7050D">
              <w:rPr>
                <w:sz w:val="22"/>
                <w:szCs w:val="22"/>
              </w:rPr>
              <w:t>1.4</w:t>
            </w:r>
          </w:p>
        </w:tc>
        <w:tc>
          <w:tcPr>
            <w:tcW w:w="3522" w:type="dxa"/>
            <w:tcBorders>
              <w:top w:val="single" w:sz="8" w:space="0" w:color="012169"/>
              <w:bottom w:val="single" w:sz="8" w:space="0" w:color="012169"/>
            </w:tcBorders>
            <w:shd w:val="clear" w:color="auto" w:fill="auto"/>
          </w:tcPr>
          <w:p w14:paraId="737A5E11" w14:textId="221B5E9C" w:rsidR="00AF20FB" w:rsidRPr="00732198" w:rsidRDefault="00F7167C" w:rsidP="00774AE8">
            <w:pPr>
              <w:pStyle w:val="Corpotesto1"/>
              <w:ind w:left="0"/>
              <w:jc w:val="left"/>
              <w:rPr>
                <w:sz w:val="22"/>
                <w:szCs w:val="22"/>
              </w:rPr>
            </w:pPr>
            <w:r w:rsidRPr="00732198">
              <w:rPr>
                <w:sz w:val="22"/>
                <w:szCs w:val="22"/>
              </w:rPr>
              <w:t>I</w:t>
            </w:r>
            <w:r w:rsidR="00AF20FB" w:rsidRPr="00732198">
              <w:rPr>
                <w:sz w:val="22"/>
                <w:szCs w:val="22"/>
              </w:rPr>
              <w:t>ntegrazione</w:t>
            </w:r>
          </w:p>
        </w:tc>
        <w:tc>
          <w:tcPr>
            <w:tcW w:w="3140" w:type="dxa"/>
            <w:tcBorders>
              <w:top w:val="single" w:sz="8" w:space="0" w:color="012169"/>
              <w:bottom w:val="single" w:sz="8" w:space="0" w:color="012169"/>
            </w:tcBorders>
            <w:shd w:val="clear" w:color="auto" w:fill="auto"/>
          </w:tcPr>
          <w:p w14:paraId="3877947C" w14:textId="2FBCB424" w:rsidR="00AF20FB" w:rsidRPr="00732198" w:rsidRDefault="00AF20FB"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B7050D" w:rsidRDefault="00F7167C" w:rsidP="00774AE8">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B7050D" w:rsidRDefault="00F7167C" w:rsidP="00774AE8">
            <w:pPr>
              <w:pStyle w:val="Corpotesto1"/>
              <w:spacing w:before="120"/>
              <w:ind w:left="0"/>
              <w:jc w:val="left"/>
              <w:rPr>
                <w:sz w:val="22"/>
                <w:szCs w:val="22"/>
              </w:rPr>
            </w:pPr>
            <w:r w:rsidRPr="00B7050D">
              <w:rPr>
                <w:sz w:val="22"/>
                <w:szCs w:val="22"/>
              </w:rPr>
              <w:t>1.5</w:t>
            </w:r>
          </w:p>
        </w:tc>
        <w:tc>
          <w:tcPr>
            <w:tcW w:w="3522" w:type="dxa"/>
            <w:tcBorders>
              <w:top w:val="single" w:sz="8" w:space="0" w:color="012169"/>
              <w:bottom w:val="single" w:sz="8" w:space="0" w:color="012169"/>
            </w:tcBorders>
            <w:shd w:val="clear" w:color="auto" w:fill="auto"/>
          </w:tcPr>
          <w:p w14:paraId="18FAF5C4" w14:textId="7557914E" w:rsidR="00F7167C" w:rsidRPr="00732198" w:rsidRDefault="00C522DD" w:rsidP="00774AE8">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732198" w:rsidRDefault="00F7167C"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B7050D" w:rsidRDefault="00C96C5B" w:rsidP="00774AE8">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B7050D" w:rsidRDefault="00C96C5B" w:rsidP="00774AE8">
            <w:pPr>
              <w:pStyle w:val="Corpotesto1"/>
              <w:spacing w:before="120"/>
              <w:ind w:left="0"/>
              <w:jc w:val="left"/>
              <w:rPr>
                <w:sz w:val="22"/>
                <w:szCs w:val="22"/>
              </w:rPr>
            </w:pPr>
            <w:r w:rsidRPr="00B7050D">
              <w:rPr>
                <w:sz w:val="22"/>
                <w:szCs w:val="22"/>
              </w:rPr>
              <w:t>1.5.1</w:t>
            </w:r>
          </w:p>
        </w:tc>
        <w:tc>
          <w:tcPr>
            <w:tcW w:w="3522" w:type="dxa"/>
            <w:tcBorders>
              <w:top w:val="single" w:sz="8" w:space="0" w:color="012169"/>
              <w:bottom w:val="single" w:sz="8" w:space="0" w:color="012169"/>
            </w:tcBorders>
            <w:shd w:val="clear" w:color="auto" w:fill="auto"/>
          </w:tcPr>
          <w:p w14:paraId="6339C6A2" w14:textId="4EEE57C6" w:rsidR="00C96C5B" w:rsidRPr="00732198" w:rsidRDefault="00C96C5B" w:rsidP="00774AE8">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732198" w:rsidRDefault="00C96C5B" w:rsidP="00774AE8">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B7050D" w:rsidRDefault="00A60D4D" w:rsidP="00774AE8">
            <w:pPr>
              <w:pStyle w:val="Corpotesto1"/>
              <w:spacing w:before="120"/>
              <w:ind w:left="0" w:right="-107"/>
              <w:jc w:val="left"/>
              <w:rPr>
                <w:sz w:val="22"/>
                <w:szCs w:val="22"/>
              </w:rPr>
            </w:pPr>
            <w:r w:rsidRPr="00B7050D">
              <w:rPr>
                <w:sz w:val="22"/>
                <w:szCs w:val="22"/>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B7050D" w:rsidRDefault="0065612A" w:rsidP="00774AE8">
            <w:pPr>
              <w:pStyle w:val="Corpotesto1"/>
              <w:spacing w:before="120"/>
              <w:ind w:left="0"/>
              <w:jc w:val="left"/>
              <w:rPr>
                <w:sz w:val="22"/>
                <w:szCs w:val="22"/>
              </w:rPr>
            </w:pPr>
            <w:r w:rsidRPr="00B7050D">
              <w:rPr>
                <w:sz w:val="22"/>
                <w:szCs w:val="22"/>
              </w:rPr>
              <w:t>1.5.2</w:t>
            </w:r>
          </w:p>
        </w:tc>
        <w:tc>
          <w:tcPr>
            <w:tcW w:w="3522" w:type="dxa"/>
            <w:tcBorders>
              <w:top w:val="single" w:sz="8" w:space="0" w:color="012169"/>
              <w:bottom w:val="single" w:sz="8" w:space="0" w:color="012169"/>
            </w:tcBorders>
            <w:shd w:val="clear" w:color="auto" w:fill="auto"/>
          </w:tcPr>
          <w:p w14:paraId="1EB6906B" w14:textId="5AA86C06" w:rsidR="00886C7B" w:rsidRPr="00732198" w:rsidRDefault="00A60D4D" w:rsidP="00774AE8">
            <w:pPr>
              <w:pStyle w:val="Corpotesto1"/>
              <w:ind w:left="0"/>
              <w:jc w:val="left"/>
              <w:rPr>
                <w:sz w:val="22"/>
                <w:szCs w:val="22"/>
              </w:rPr>
            </w:pPr>
            <w:r w:rsidRPr="00732198">
              <w:rPr>
                <w:sz w:val="22"/>
                <w:szCs w:val="22"/>
              </w:rPr>
              <w:t>Integrazione</w:t>
            </w:r>
          </w:p>
        </w:tc>
        <w:tc>
          <w:tcPr>
            <w:tcW w:w="3140" w:type="dxa"/>
            <w:tcBorders>
              <w:top w:val="single" w:sz="8" w:space="0" w:color="012169"/>
              <w:bottom w:val="single" w:sz="8" w:space="0" w:color="012169"/>
            </w:tcBorders>
            <w:shd w:val="clear" w:color="auto" w:fill="auto"/>
          </w:tcPr>
          <w:p w14:paraId="5CCF0AEC" w14:textId="142D8FA0" w:rsidR="00886C7B" w:rsidRPr="00732198" w:rsidRDefault="0065612A" w:rsidP="00774AE8">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Pr="00B7050D" w:rsidRDefault="00440A31" w:rsidP="00774AE8">
            <w:pPr>
              <w:pStyle w:val="Corpotesto1"/>
              <w:spacing w:before="120"/>
              <w:ind w:left="0" w:right="-107"/>
              <w:jc w:val="left"/>
              <w:rPr>
                <w:sz w:val="22"/>
                <w:szCs w:val="22"/>
              </w:rPr>
            </w:pPr>
            <w:r w:rsidRPr="00B7050D">
              <w:rPr>
                <w:sz w:val="22"/>
                <w:szCs w:val="22"/>
              </w:rPr>
              <w:t>24 gennaio 2023</w:t>
            </w:r>
          </w:p>
        </w:tc>
        <w:tc>
          <w:tcPr>
            <w:tcW w:w="992" w:type="dxa"/>
            <w:tcBorders>
              <w:top w:val="single" w:sz="8" w:space="0" w:color="012169"/>
              <w:bottom w:val="single" w:sz="8" w:space="0" w:color="012169"/>
            </w:tcBorders>
            <w:shd w:val="clear" w:color="auto" w:fill="auto"/>
          </w:tcPr>
          <w:p w14:paraId="00FD53DE" w14:textId="210236DF" w:rsidR="00440A31" w:rsidRPr="00B7050D" w:rsidRDefault="00440A31" w:rsidP="00774AE8">
            <w:pPr>
              <w:pStyle w:val="Corpotesto1"/>
              <w:spacing w:before="120"/>
              <w:ind w:left="0"/>
              <w:jc w:val="left"/>
              <w:rPr>
                <w:sz w:val="22"/>
                <w:szCs w:val="22"/>
              </w:rPr>
            </w:pPr>
            <w:r w:rsidRPr="00B7050D">
              <w:rPr>
                <w:sz w:val="22"/>
                <w:szCs w:val="22"/>
              </w:rPr>
              <w:t>1.5.3</w:t>
            </w:r>
          </w:p>
        </w:tc>
        <w:tc>
          <w:tcPr>
            <w:tcW w:w="3522" w:type="dxa"/>
            <w:tcBorders>
              <w:top w:val="single" w:sz="8" w:space="0" w:color="012169"/>
              <w:bottom w:val="single" w:sz="8" w:space="0" w:color="012169"/>
            </w:tcBorders>
            <w:shd w:val="clear" w:color="auto" w:fill="auto"/>
          </w:tcPr>
          <w:p w14:paraId="1187269F" w14:textId="7C8E4B2B" w:rsidR="00440A31" w:rsidRPr="00732198" w:rsidRDefault="0002604E" w:rsidP="00774AE8">
            <w:pPr>
              <w:pStyle w:val="Corpotesto1"/>
              <w:ind w:left="0"/>
              <w:jc w:val="left"/>
              <w:rPr>
                <w:sz w:val="22"/>
                <w:szCs w:val="22"/>
              </w:rPr>
            </w:pPr>
            <w:r w:rsidRPr="00732198">
              <w:rPr>
                <w:sz w:val="22"/>
                <w:szCs w:val="22"/>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732198" w:rsidRDefault="0002604E" w:rsidP="00774AE8">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Pr="00B7050D" w:rsidRDefault="00F35E71" w:rsidP="00774AE8">
            <w:pPr>
              <w:pStyle w:val="Corpotesto1"/>
              <w:spacing w:before="120"/>
              <w:ind w:left="0" w:right="-107"/>
              <w:jc w:val="left"/>
              <w:rPr>
                <w:sz w:val="22"/>
                <w:szCs w:val="22"/>
              </w:rPr>
            </w:pPr>
            <w:r w:rsidRPr="00B7050D">
              <w:rPr>
                <w:sz w:val="22"/>
                <w:szCs w:val="22"/>
              </w:rPr>
              <w:t>01 febbraio 2023</w:t>
            </w:r>
          </w:p>
        </w:tc>
        <w:tc>
          <w:tcPr>
            <w:tcW w:w="992" w:type="dxa"/>
            <w:tcBorders>
              <w:top w:val="single" w:sz="8" w:space="0" w:color="012169"/>
              <w:bottom w:val="single" w:sz="8" w:space="0" w:color="012169"/>
            </w:tcBorders>
            <w:shd w:val="clear" w:color="auto" w:fill="auto"/>
          </w:tcPr>
          <w:p w14:paraId="7D8331D5" w14:textId="5638DFD3" w:rsidR="00F35E71" w:rsidRPr="00B7050D" w:rsidRDefault="00F35E71" w:rsidP="00774AE8">
            <w:pPr>
              <w:pStyle w:val="Corpotesto1"/>
              <w:spacing w:before="120"/>
              <w:ind w:left="0"/>
              <w:jc w:val="left"/>
              <w:rPr>
                <w:sz w:val="22"/>
                <w:szCs w:val="22"/>
              </w:rPr>
            </w:pPr>
            <w:r w:rsidRPr="00B7050D">
              <w:rPr>
                <w:sz w:val="22"/>
                <w:szCs w:val="22"/>
              </w:rPr>
              <w:t>1.5.4</w:t>
            </w:r>
          </w:p>
        </w:tc>
        <w:tc>
          <w:tcPr>
            <w:tcW w:w="3522" w:type="dxa"/>
            <w:tcBorders>
              <w:top w:val="single" w:sz="8" w:space="0" w:color="012169"/>
              <w:bottom w:val="single" w:sz="8" w:space="0" w:color="012169"/>
            </w:tcBorders>
            <w:shd w:val="clear" w:color="auto" w:fill="auto"/>
          </w:tcPr>
          <w:p w14:paraId="2D1BA6F9" w14:textId="5E924395" w:rsidR="00F35E71" w:rsidRPr="00732198" w:rsidRDefault="00C31E61" w:rsidP="00774AE8">
            <w:pPr>
              <w:pStyle w:val="Corpotesto1"/>
              <w:ind w:left="0"/>
              <w:jc w:val="left"/>
              <w:rPr>
                <w:sz w:val="22"/>
                <w:szCs w:val="22"/>
              </w:rPr>
            </w:pPr>
            <w:r w:rsidRPr="00732198">
              <w:rPr>
                <w:sz w:val="22"/>
                <w:szCs w:val="22"/>
              </w:rPr>
              <w:t>C</w:t>
            </w:r>
            <w:r w:rsidR="00F35E71" w:rsidRPr="00732198">
              <w:rPr>
                <w:sz w:val="22"/>
                <w:szCs w:val="22"/>
              </w:rPr>
              <w:t>orrezione</w:t>
            </w:r>
          </w:p>
        </w:tc>
        <w:tc>
          <w:tcPr>
            <w:tcW w:w="3140" w:type="dxa"/>
            <w:tcBorders>
              <w:top w:val="single" w:sz="8" w:space="0" w:color="012169"/>
              <w:bottom w:val="single" w:sz="8" w:space="0" w:color="012169"/>
            </w:tcBorders>
            <w:shd w:val="clear" w:color="auto" w:fill="auto"/>
          </w:tcPr>
          <w:p w14:paraId="18E17C32" w14:textId="02F4BC1F" w:rsidR="00F35E71" w:rsidRPr="00732198" w:rsidRDefault="00F35E71" w:rsidP="00774AE8">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Pr="00B7050D" w:rsidRDefault="002C0A1C" w:rsidP="00774AE8">
            <w:pPr>
              <w:pStyle w:val="Corpotesto1"/>
              <w:spacing w:before="120"/>
              <w:ind w:left="0" w:right="-107"/>
              <w:jc w:val="left"/>
              <w:rPr>
                <w:sz w:val="22"/>
                <w:szCs w:val="22"/>
              </w:rPr>
            </w:pPr>
            <w:r w:rsidRPr="00B7050D">
              <w:rPr>
                <w:sz w:val="22"/>
                <w:szCs w:val="22"/>
              </w:rPr>
              <w:t>08 febbraio 2023</w:t>
            </w:r>
          </w:p>
        </w:tc>
        <w:tc>
          <w:tcPr>
            <w:tcW w:w="992" w:type="dxa"/>
            <w:tcBorders>
              <w:top w:val="single" w:sz="8" w:space="0" w:color="012169"/>
              <w:bottom w:val="single" w:sz="8" w:space="0" w:color="012169"/>
            </w:tcBorders>
            <w:shd w:val="clear" w:color="auto" w:fill="auto"/>
          </w:tcPr>
          <w:p w14:paraId="75F32C71" w14:textId="42F6478B" w:rsidR="002C0A1C" w:rsidRPr="00B7050D" w:rsidRDefault="002C0A1C" w:rsidP="00774AE8">
            <w:pPr>
              <w:pStyle w:val="Corpotesto1"/>
              <w:spacing w:before="120"/>
              <w:ind w:left="0"/>
              <w:jc w:val="left"/>
              <w:rPr>
                <w:sz w:val="22"/>
                <w:szCs w:val="22"/>
              </w:rPr>
            </w:pPr>
            <w:r w:rsidRPr="00B7050D">
              <w:rPr>
                <w:sz w:val="22"/>
                <w:szCs w:val="22"/>
              </w:rPr>
              <w:t>1.5.5</w:t>
            </w:r>
          </w:p>
        </w:tc>
        <w:tc>
          <w:tcPr>
            <w:tcW w:w="3522" w:type="dxa"/>
            <w:tcBorders>
              <w:top w:val="single" w:sz="8" w:space="0" w:color="012169"/>
              <w:bottom w:val="single" w:sz="8" w:space="0" w:color="012169"/>
            </w:tcBorders>
            <w:shd w:val="clear" w:color="auto" w:fill="auto"/>
          </w:tcPr>
          <w:p w14:paraId="0CFCE5DD" w14:textId="1228222E" w:rsidR="002C0A1C" w:rsidRPr="00732198" w:rsidRDefault="002C0A1C" w:rsidP="00774AE8">
            <w:pPr>
              <w:pStyle w:val="Corpotesto1"/>
              <w:ind w:left="0"/>
              <w:jc w:val="left"/>
              <w:rPr>
                <w:sz w:val="22"/>
                <w:szCs w:val="22"/>
              </w:rPr>
            </w:pPr>
            <w:r w:rsidRPr="00732198">
              <w:rPr>
                <w:sz w:val="22"/>
                <w:szCs w:val="22"/>
              </w:rPr>
              <w:t>Correzione</w:t>
            </w:r>
          </w:p>
        </w:tc>
        <w:tc>
          <w:tcPr>
            <w:tcW w:w="3140" w:type="dxa"/>
            <w:tcBorders>
              <w:top w:val="single" w:sz="8" w:space="0" w:color="012169"/>
              <w:bottom w:val="single" w:sz="8" w:space="0" w:color="012169"/>
            </w:tcBorders>
            <w:shd w:val="clear" w:color="auto" w:fill="auto"/>
          </w:tcPr>
          <w:p w14:paraId="5D0AF7AC" w14:textId="539569A2" w:rsidR="002C0A1C" w:rsidRPr="00732198" w:rsidRDefault="002C0A1C" w:rsidP="00774AE8">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Pr="00B7050D" w:rsidRDefault="00AB0DA3" w:rsidP="00774AE8">
            <w:pPr>
              <w:pStyle w:val="Corpotesto1"/>
              <w:spacing w:before="120"/>
              <w:ind w:left="0" w:right="-107"/>
              <w:jc w:val="left"/>
              <w:rPr>
                <w:sz w:val="22"/>
                <w:szCs w:val="22"/>
              </w:rPr>
            </w:pPr>
            <w:r w:rsidRPr="00B7050D">
              <w:rPr>
                <w:sz w:val="22"/>
                <w:szCs w:val="22"/>
              </w:rPr>
              <w:t>09 marzo 2023</w:t>
            </w:r>
          </w:p>
        </w:tc>
        <w:tc>
          <w:tcPr>
            <w:tcW w:w="992" w:type="dxa"/>
            <w:tcBorders>
              <w:top w:val="single" w:sz="8" w:space="0" w:color="012169"/>
              <w:bottom w:val="single" w:sz="8" w:space="0" w:color="012169"/>
            </w:tcBorders>
            <w:shd w:val="clear" w:color="auto" w:fill="auto"/>
          </w:tcPr>
          <w:p w14:paraId="040C7DB4" w14:textId="1445FDDF" w:rsidR="00DB28E9" w:rsidRPr="00B7050D" w:rsidRDefault="00AB0DA3" w:rsidP="00774AE8">
            <w:pPr>
              <w:pStyle w:val="Corpotesto1"/>
              <w:spacing w:before="120"/>
              <w:ind w:left="0"/>
              <w:jc w:val="left"/>
              <w:rPr>
                <w:sz w:val="22"/>
                <w:szCs w:val="22"/>
              </w:rPr>
            </w:pPr>
            <w:r w:rsidRPr="00B7050D">
              <w:rPr>
                <w:sz w:val="22"/>
                <w:szCs w:val="22"/>
              </w:rPr>
              <w:t>1.6.0</w:t>
            </w:r>
          </w:p>
        </w:tc>
        <w:tc>
          <w:tcPr>
            <w:tcW w:w="3522" w:type="dxa"/>
            <w:tcBorders>
              <w:top w:val="single" w:sz="8" w:space="0" w:color="012169"/>
              <w:bottom w:val="single" w:sz="8" w:space="0" w:color="012169"/>
            </w:tcBorders>
            <w:shd w:val="clear" w:color="auto" w:fill="auto"/>
          </w:tcPr>
          <w:p w14:paraId="6E3F1BEF" w14:textId="4218430D" w:rsidR="00DB28E9"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732198" w:rsidRDefault="00AB0DA3" w:rsidP="00774AE8">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Pr="00B7050D" w:rsidRDefault="00AB0DA3" w:rsidP="00774AE8">
            <w:pPr>
              <w:pStyle w:val="Corpotesto1"/>
              <w:spacing w:before="120"/>
              <w:ind w:left="0" w:right="-107"/>
              <w:jc w:val="left"/>
              <w:rPr>
                <w:sz w:val="22"/>
                <w:szCs w:val="22"/>
              </w:rPr>
            </w:pPr>
            <w:r w:rsidRPr="00B7050D">
              <w:rPr>
                <w:sz w:val="22"/>
                <w:szCs w:val="22"/>
              </w:rPr>
              <w:t>15 marzo 2023</w:t>
            </w:r>
          </w:p>
        </w:tc>
        <w:tc>
          <w:tcPr>
            <w:tcW w:w="992" w:type="dxa"/>
            <w:tcBorders>
              <w:top w:val="single" w:sz="8" w:space="0" w:color="012169"/>
              <w:bottom w:val="single" w:sz="8" w:space="0" w:color="012169"/>
            </w:tcBorders>
            <w:shd w:val="clear" w:color="auto" w:fill="auto"/>
          </w:tcPr>
          <w:p w14:paraId="18C97EE1" w14:textId="6D22E090" w:rsidR="00AB0DA3" w:rsidRPr="00B7050D" w:rsidRDefault="00AB0DA3" w:rsidP="00774AE8">
            <w:pPr>
              <w:pStyle w:val="Corpotesto1"/>
              <w:spacing w:before="120"/>
              <w:ind w:left="0"/>
              <w:jc w:val="left"/>
              <w:rPr>
                <w:sz w:val="22"/>
                <w:szCs w:val="22"/>
              </w:rPr>
            </w:pPr>
            <w:r w:rsidRPr="00B7050D">
              <w:rPr>
                <w:sz w:val="22"/>
                <w:szCs w:val="22"/>
              </w:rPr>
              <w:t>1.6.1</w:t>
            </w:r>
          </w:p>
        </w:tc>
        <w:tc>
          <w:tcPr>
            <w:tcW w:w="3522" w:type="dxa"/>
            <w:tcBorders>
              <w:top w:val="single" w:sz="8" w:space="0" w:color="012169"/>
              <w:bottom w:val="single" w:sz="8" w:space="0" w:color="012169"/>
            </w:tcBorders>
            <w:shd w:val="clear" w:color="auto" w:fill="auto"/>
          </w:tcPr>
          <w:p w14:paraId="051536EA" w14:textId="67AA006B" w:rsidR="00AB0DA3"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732198" w:rsidRDefault="00AB0DA3" w:rsidP="00774AE8">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Pr="00B7050D" w:rsidRDefault="004C4210" w:rsidP="00774AE8">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Pr="00B7050D" w:rsidRDefault="00DA08F9" w:rsidP="00774AE8">
            <w:pPr>
              <w:pStyle w:val="Corpotesto1"/>
              <w:spacing w:before="120"/>
              <w:ind w:left="0"/>
              <w:jc w:val="left"/>
              <w:rPr>
                <w:sz w:val="22"/>
                <w:szCs w:val="22"/>
              </w:rPr>
            </w:pPr>
            <w:r w:rsidRPr="00B7050D">
              <w:rPr>
                <w:sz w:val="22"/>
                <w:szCs w:val="22"/>
              </w:rP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Pr="00B7050D" w:rsidRDefault="00774AE8" w:rsidP="00774AE8">
            <w:pPr>
              <w:pStyle w:val="Corpotesto1"/>
              <w:spacing w:before="120"/>
              <w:ind w:left="0" w:right="-107"/>
              <w:jc w:val="left"/>
              <w:rPr>
                <w:sz w:val="22"/>
                <w:szCs w:val="22"/>
              </w:rPr>
            </w:pPr>
            <w:r w:rsidRPr="00B7050D">
              <w:rPr>
                <w:sz w:val="22"/>
                <w:szCs w:val="22"/>
              </w:rPr>
              <w:t>08 maggio 2023</w:t>
            </w:r>
          </w:p>
        </w:tc>
        <w:tc>
          <w:tcPr>
            <w:tcW w:w="992" w:type="dxa"/>
            <w:tcBorders>
              <w:top w:val="single" w:sz="8" w:space="0" w:color="012169"/>
              <w:bottom w:val="single" w:sz="8" w:space="0" w:color="012169"/>
            </w:tcBorders>
            <w:shd w:val="clear" w:color="auto" w:fill="auto"/>
          </w:tcPr>
          <w:p w14:paraId="17364CE1" w14:textId="2E8B78C0" w:rsidR="00774AE8" w:rsidRPr="00B7050D" w:rsidRDefault="00774AE8" w:rsidP="00774AE8">
            <w:pPr>
              <w:pStyle w:val="Corpotesto1"/>
              <w:spacing w:before="120"/>
              <w:ind w:left="0"/>
              <w:jc w:val="left"/>
              <w:rPr>
                <w:sz w:val="22"/>
                <w:szCs w:val="22"/>
              </w:rPr>
            </w:pPr>
            <w:r w:rsidRPr="00B7050D">
              <w:rPr>
                <w:sz w:val="22"/>
                <w:szCs w:val="22"/>
              </w:rP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Pr="00B7050D" w:rsidRDefault="00DC3F89" w:rsidP="00774AE8">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51205EE5" w14:textId="7ADA2EE1" w:rsidR="0023160C" w:rsidRPr="00B7050D" w:rsidRDefault="0023160C" w:rsidP="00774AE8">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Pr="00B7050D" w:rsidRDefault="00103233" w:rsidP="00B86979">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3BDFF13E" w14:textId="7F14D6E2" w:rsidR="00B86979" w:rsidRPr="00B7050D" w:rsidRDefault="00B86979" w:rsidP="00B86979">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78018F" w:rsidRPr="00491E11" w14:paraId="52F37362" w14:textId="77777777" w:rsidTr="00774AE8">
        <w:trPr>
          <w:trHeight w:val="300"/>
        </w:trPr>
        <w:tc>
          <w:tcPr>
            <w:tcW w:w="2127" w:type="dxa"/>
            <w:tcBorders>
              <w:top w:val="single" w:sz="8" w:space="0" w:color="012169"/>
              <w:bottom w:val="single" w:sz="8" w:space="0" w:color="012169"/>
            </w:tcBorders>
            <w:shd w:val="clear" w:color="auto" w:fill="auto"/>
          </w:tcPr>
          <w:p w14:paraId="449BFFD3" w14:textId="3DEA4799" w:rsidR="0078018F" w:rsidRPr="00BE3196" w:rsidRDefault="0078018F" w:rsidP="0078018F">
            <w:pPr>
              <w:pStyle w:val="Corpotesto1"/>
              <w:spacing w:before="120"/>
              <w:ind w:left="0" w:right="-107"/>
              <w:jc w:val="left"/>
              <w:rPr>
                <w:sz w:val="22"/>
                <w:szCs w:val="22"/>
              </w:rPr>
            </w:pPr>
            <w:r w:rsidRPr="00281DEB">
              <w:rPr>
                <w:sz w:val="22"/>
                <w:szCs w:val="22"/>
              </w:rPr>
              <w:t>27 giugno 2023</w:t>
            </w:r>
          </w:p>
        </w:tc>
        <w:tc>
          <w:tcPr>
            <w:tcW w:w="992" w:type="dxa"/>
            <w:tcBorders>
              <w:top w:val="single" w:sz="8" w:space="0" w:color="012169"/>
              <w:bottom w:val="single" w:sz="8" w:space="0" w:color="012169"/>
            </w:tcBorders>
            <w:shd w:val="clear" w:color="auto" w:fill="auto"/>
          </w:tcPr>
          <w:p w14:paraId="2FB20923" w14:textId="5FC99F3B" w:rsidR="0078018F" w:rsidRPr="00BE3196" w:rsidRDefault="0078018F" w:rsidP="0078018F">
            <w:pPr>
              <w:pStyle w:val="Corpotesto1"/>
              <w:spacing w:before="120"/>
              <w:ind w:left="0"/>
              <w:jc w:val="left"/>
              <w:rPr>
                <w:sz w:val="22"/>
                <w:szCs w:val="22"/>
              </w:rPr>
            </w:pPr>
            <w:r w:rsidRPr="00281DEB">
              <w:rPr>
                <w:sz w:val="22"/>
                <w:szCs w:val="22"/>
              </w:rPr>
              <w:t>2.1.1</w:t>
            </w:r>
          </w:p>
        </w:tc>
        <w:tc>
          <w:tcPr>
            <w:tcW w:w="3522" w:type="dxa"/>
            <w:tcBorders>
              <w:top w:val="single" w:sz="8" w:space="0" w:color="012169"/>
              <w:bottom w:val="single" w:sz="8" w:space="0" w:color="012169"/>
            </w:tcBorders>
            <w:shd w:val="clear" w:color="auto" w:fill="auto"/>
          </w:tcPr>
          <w:p w14:paraId="5C154221" w14:textId="54EE94CA" w:rsidR="0078018F" w:rsidRPr="00BE3196" w:rsidRDefault="0078018F" w:rsidP="0078018F">
            <w:pPr>
              <w:pStyle w:val="Corpotesto1"/>
              <w:ind w:left="0"/>
              <w:jc w:val="left"/>
              <w:rPr>
                <w:sz w:val="22"/>
                <w:szCs w:val="22"/>
              </w:rPr>
            </w:pPr>
            <w:r w:rsidRPr="00BE3196">
              <w:rPr>
                <w:sz w:val="22"/>
                <w:szCs w:val="22"/>
              </w:rPr>
              <w:t>Aggiornamento</w:t>
            </w:r>
          </w:p>
        </w:tc>
        <w:tc>
          <w:tcPr>
            <w:tcW w:w="3140" w:type="dxa"/>
            <w:tcBorders>
              <w:top w:val="single" w:sz="8" w:space="0" w:color="012169"/>
              <w:bottom w:val="single" w:sz="8" w:space="0" w:color="012169"/>
            </w:tcBorders>
            <w:shd w:val="clear" w:color="auto" w:fill="auto"/>
          </w:tcPr>
          <w:p w14:paraId="3696D198" w14:textId="5FCEFAF9" w:rsidR="0078018F" w:rsidRPr="00BE3196" w:rsidRDefault="0078018F" w:rsidP="0078018F">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774AE8">
        <w:trPr>
          <w:trHeight w:val="300"/>
        </w:trPr>
        <w:tc>
          <w:tcPr>
            <w:tcW w:w="2127" w:type="dxa"/>
            <w:tcBorders>
              <w:top w:val="single" w:sz="8" w:space="0" w:color="012169"/>
              <w:bottom w:val="single" w:sz="8" w:space="0" w:color="012169"/>
            </w:tcBorders>
            <w:shd w:val="clear" w:color="auto" w:fill="auto"/>
          </w:tcPr>
          <w:p w14:paraId="71904C89" w14:textId="19077C6A" w:rsidR="0078018F" w:rsidRPr="00B7050D" w:rsidRDefault="009F7FAB" w:rsidP="0078018F">
            <w:pPr>
              <w:pStyle w:val="Corpotesto1"/>
              <w:spacing w:before="120"/>
              <w:ind w:left="0" w:right="-107"/>
              <w:jc w:val="left"/>
              <w:rPr>
                <w:sz w:val="22"/>
                <w:szCs w:val="22"/>
              </w:rPr>
            </w:pPr>
            <w:r>
              <w:rPr>
                <w:sz w:val="22"/>
                <w:szCs w:val="22"/>
              </w:rPr>
              <w:t>21</w:t>
            </w:r>
            <w:r w:rsidR="006300A7">
              <w:rPr>
                <w:sz w:val="22"/>
                <w:szCs w:val="22"/>
              </w:rPr>
              <w:t xml:space="preserve"> luglio</w:t>
            </w:r>
            <w:r w:rsidR="0078018F"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47D519B5" w14:textId="74F2B088" w:rsidR="0078018F" w:rsidRPr="00B7050D" w:rsidRDefault="0078018F" w:rsidP="0078018F">
            <w:pPr>
              <w:pStyle w:val="Corpotesto1"/>
              <w:spacing w:before="120"/>
              <w:ind w:left="0"/>
              <w:jc w:val="left"/>
              <w:rPr>
                <w:sz w:val="22"/>
                <w:szCs w:val="22"/>
              </w:rPr>
            </w:pPr>
            <w:r w:rsidRPr="00B7050D">
              <w:rPr>
                <w:sz w:val="22"/>
                <w:szCs w:val="22"/>
              </w:rPr>
              <w:t>3.0.0</w:t>
            </w:r>
          </w:p>
        </w:tc>
        <w:tc>
          <w:tcPr>
            <w:tcW w:w="3522" w:type="dxa"/>
            <w:tcBorders>
              <w:top w:val="single" w:sz="8" w:space="0" w:color="012169"/>
              <w:bottom w:val="single" w:sz="8" w:space="0" w:color="012169"/>
            </w:tcBorders>
            <w:shd w:val="clear" w:color="auto" w:fill="auto"/>
          </w:tcPr>
          <w:p w14:paraId="55480AFF" w14:textId="0491840A" w:rsidR="0078018F" w:rsidRDefault="0078018F" w:rsidP="0078018F">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3140" w:type="dxa"/>
            <w:tcBorders>
              <w:top w:val="single" w:sz="8" w:space="0" w:color="012169"/>
              <w:bottom w:val="single" w:sz="8" w:space="0" w:color="012169"/>
            </w:tcBorders>
            <w:shd w:val="clear" w:color="auto" w:fill="auto"/>
          </w:tcPr>
          <w:p w14:paraId="47DAB519" w14:textId="2E9AD644" w:rsidR="0078018F" w:rsidRDefault="0078018F" w:rsidP="0078018F">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t>INDICE</w:t>
      </w:r>
    </w:p>
    <w:p w14:paraId="20C2FA08" w14:textId="7CD721BE" w:rsidR="00B47D3D"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40671848" w:history="1">
        <w:r w:rsidR="00B47D3D" w:rsidRPr="0048485D">
          <w:rPr>
            <w:rStyle w:val="Hyperlink"/>
            <w:noProof/>
          </w:rPr>
          <w:t>1</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Scopo e Ambito del Documento</w:t>
        </w:r>
        <w:r w:rsidR="00B47D3D">
          <w:rPr>
            <w:noProof/>
            <w:webHidden/>
          </w:rPr>
          <w:tab/>
        </w:r>
        <w:r w:rsidR="00B47D3D">
          <w:rPr>
            <w:noProof/>
            <w:webHidden/>
          </w:rPr>
          <w:fldChar w:fldCharType="begin"/>
        </w:r>
        <w:r w:rsidR="00B47D3D">
          <w:rPr>
            <w:noProof/>
            <w:webHidden/>
          </w:rPr>
          <w:instrText xml:space="preserve"> PAGEREF _Toc140671848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72FED53A" w14:textId="27683F4B"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49" w:history="1">
        <w:r w:rsidR="00B47D3D" w:rsidRPr="0048485D">
          <w:rPr>
            <w:rStyle w:val="Hyperlink"/>
            <w:noProof/>
          </w:rPr>
          <w:t>1.1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Scopo del documento</w:t>
        </w:r>
        <w:r w:rsidR="00B47D3D">
          <w:rPr>
            <w:noProof/>
            <w:webHidden/>
          </w:rPr>
          <w:tab/>
        </w:r>
        <w:r w:rsidR="00B47D3D">
          <w:rPr>
            <w:noProof/>
            <w:webHidden/>
          </w:rPr>
          <w:fldChar w:fldCharType="begin"/>
        </w:r>
        <w:r w:rsidR="00B47D3D">
          <w:rPr>
            <w:noProof/>
            <w:webHidden/>
          </w:rPr>
          <w:instrText xml:space="preserve"> PAGEREF _Toc140671849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3547077C" w14:textId="0098A18D"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0" w:history="1">
        <w:r w:rsidR="00B47D3D" w:rsidRPr="0048485D">
          <w:rPr>
            <w:rStyle w:val="Hyperlink"/>
            <w:noProof/>
          </w:rPr>
          <w:t>1.2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Ambito di riferimento</w:t>
        </w:r>
        <w:r w:rsidR="00B47D3D">
          <w:rPr>
            <w:noProof/>
            <w:webHidden/>
          </w:rPr>
          <w:tab/>
        </w:r>
        <w:r w:rsidR="00B47D3D">
          <w:rPr>
            <w:noProof/>
            <w:webHidden/>
          </w:rPr>
          <w:fldChar w:fldCharType="begin"/>
        </w:r>
        <w:r w:rsidR="00B47D3D">
          <w:rPr>
            <w:noProof/>
            <w:webHidden/>
          </w:rPr>
          <w:instrText xml:space="preserve"> PAGEREF _Toc140671850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00F6EBCE" w14:textId="1ABA2AD3"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1" w:history="1">
        <w:r w:rsidR="00B47D3D" w:rsidRPr="0048485D">
          <w:rPr>
            <w:rStyle w:val="Hyperlink"/>
            <w:noProof/>
          </w:rPr>
          <w:t>1.3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Glossario Definizioni ed Acronimi</w:t>
        </w:r>
        <w:r w:rsidR="00B47D3D">
          <w:rPr>
            <w:noProof/>
            <w:webHidden/>
          </w:rPr>
          <w:tab/>
        </w:r>
        <w:r w:rsidR="00B47D3D">
          <w:rPr>
            <w:noProof/>
            <w:webHidden/>
          </w:rPr>
          <w:fldChar w:fldCharType="begin"/>
        </w:r>
        <w:r w:rsidR="00B47D3D">
          <w:rPr>
            <w:noProof/>
            <w:webHidden/>
          </w:rPr>
          <w:instrText xml:space="preserve"> PAGEREF _Toc140671851 \h </w:instrText>
        </w:r>
        <w:r w:rsidR="00B47D3D">
          <w:rPr>
            <w:noProof/>
            <w:webHidden/>
          </w:rPr>
        </w:r>
        <w:r w:rsidR="00B47D3D">
          <w:rPr>
            <w:noProof/>
            <w:webHidden/>
          </w:rPr>
          <w:fldChar w:fldCharType="separate"/>
        </w:r>
        <w:r w:rsidR="00B47D3D">
          <w:rPr>
            <w:noProof/>
            <w:webHidden/>
          </w:rPr>
          <w:t>8</w:t>
        </w:r>
        <w:r w:rsidR="00B47D3D">
          <w:rPr>
            <w:noProof/>
            <w:webHidden/>
          </w:rPr>
          <w:fldChar w:fldCharType="end"/>
        </w:r>
      </w:hyperlink>
    </w:p>
    <w:p w14:paraId="1BC0E374" w14:textId="7B4705BB"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2" w:history="1">
        <w:r w:rsidR="00B47D3D" w:rsidRPr="0048485D">
          <w:rPr>
            <w:rStyle w:val="Hyperlink"/>
            <w:noProof/>
          </w:rPr>
          <w:t>1.4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Riferimenti</w:t>
        </w:r>
        <w:r w:rsidR="00B47D3D">
          <w:rPr>
            <w:noProof/>
            <w:webHidden/>
          </w:rPr>
          <w:tab/>
        </w:r>
        <w:r w:rsidR="00B47D3D">
          <w:rPr>
            <w:noProof/>
            <w:webHidden/>
          </w:rPr>
          <w:fldChar w:fldCharType="begin"/>
        </w:r>
        <w:r w:rsidR="00B47D3D">
          <w:rPr>
            <w:noProof/>
            <w:webHidden/>
          </w:rPr>
          <w:instrText xml:space="preserve"> PAGEREF _Toc140671852 \h </w:instrText>
        </w:r>
        <w:r w:rsidR="00B47D3D">
          <w:rPr>
            <w:noProof/>
            <w:webHidden/>
          </w:rPr>
        </w:r>
        <w:r w:rsidR="00B47D3D">
          <w:rPr>
            <w:noProof/>
            <w:webHidden/>
          </w:rPr>
          <w:fldChar w:fldCharType="separate"/>
        </w:r>
        <w:r w:rsidR="00B47D3D">
          <w:rPr>
            <w:noProof/>
            <w:webHidden/>
          </w:rPr>
          <w:t>9</w:t>
        </w:r>
        <w:r w:rsidR="00B47D3D">
          <w:rPr>
            <w:noProof/>
            <w:webHidden/>
          </w:rPr>
          <w:fldChar w:fldCharType="end"/>
        </w:r>
      </w:hyperlink>
    </w:p>
    <w:p w14:paraId="51E293A9" w14:textId="43568E7F" w:rsidR="00B47D3D" w:rsidRDefault="0060181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853" w:history="1">
        <w:r w:rsidR="00B47D3D" w:rsidRPr="0048485D">
          <w:rPr>
            <w:rStyle w:val="Hyperlink"/>
            <w:noProof/>
          </w:rPr>
          <w:t>2</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Contesto del progetto</w:t>
        </w:r>
        <w:r w:rsidR="00B47D3D">
          <w:rPr>
            <w:noProof/>
            <w:webHidden/>
          </w:rPr>
          <w:tab/>
        </w:r>
        <w:r w:rsidR="00B47D3D">
          <w:rPr>
            <w:noProof/>
            <w:webHidden/>
          </w:rPr>
          <w:fldChar w:fldCharType="begin"/>
        </w:r>
        <w:r w:rsidR="00B47D3D">
          <w:rPr>
            <w:noProof/>
            <w:webHidden/>
          </w:rPr>
          <w:instrText xml:space="preserve"> PAGEREF _Toc140671853 \h </w:instrText>
        </w:r>
        <w:r w:rsidR="00B47D3D">
          <w:rPr>
            <w:noProof/>
            <w:webHidden/>
          </w:rPr>
        </w:r>
        <w:r w:rsidR="00B47D3D">
          <w:rPr>
            <w:noProof/>
            <w:webHidden/>
          </w:rPr>
          <w:fldChar w:fldCharType="separate"/>
        </w:r>
        <w:r w:rsidR="00B47D3D">
          <w:rPr>
            <w:noProof/>
            <w:webHidden/>
          </w:rPr>
          <w:t>10</w:t>
        </w:r>
        <w:r w:rsidR="00B47D3D">
          <w:rPr>
            <w:noProof/>
            <w:webHidden/>
          </w:rPr>
          <w:fldChar w:fldCharType="end"/>
        </w:r>
      </w:hyperlink>
    </w:p>
    <w:p w14:paraId="7C479A69" w14:textId="47CC118D"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4" w:history="1">
        <w:r w:rsidR="00B47D3D" w:rsidRPr="0048485D">
          <w:rPr>
            <w:rStyle w:val="Hyperlink"/>
            <w:noProof/>
          </w:rPr>
          <w:t>2.1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Diagramma Logico di Architettura</w:t>
        </w:r>
        <w:r w:rsidR="00B47D3D">
          <w:rPr>
            <w:noProof/>
            <w:webHidden/>
          </w:rPr>
          <w:tab/>
        </w:r>
        <w:r w:rsidR="00B47D3D">
          <w:rPr>
            <w:noProof/>
            <w:webHidden/>
          </w:rPr>
          <w:fldChar w:fldCharType="begin"/>
        </w:r>
        <w:r w:rsidR="00B47D3D">
          <w:rPr>
            <w:noProof/>
            <w:webHidden/>
          </w:rPr>
          <w:instrText xml:space="preserve"> PAGEREF _Toc140671854 \h </w:instrText>
        </w:r>
        <w:r w:rsidR="00B47D3D">
          <w:rPr>
            <w:noProof/>
            <w:webHidden/>
          </w:rPr>
        </w:r>
        <w:r w:rsidR="00B47D3D">
          <w:rPr>
            <w:noProof/>
            <w:webHidden/>
          </w:rPr>
          <w:fldChar w:fldCharType="separate"/>
        </w:r>
        <w:r w:rsidR="00B47D3D">
          <w:rPr>
            <w:noProof/>
            <w:webHidden/>
          </w:rPr>
          <w:t>10</w:t>
        </w:r>
        <w:r w:rsidR="00B47D3D">
          <w:rPr>
            <w:noProof/>
            <w:webHidden/>
          </w:rPr>
          <w:fldChar w:fldCharType="end"/>
        </w:r>
      </w:hyperlink>
    </w:p>
    <w:p w14:paraId="61FBB8C3" w14:textId="184036B9"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5" w:history="1">
        <w:r w:rsidR="00B47D3D" w:rsidRPr="0048485D">
          <w:rPr>
            <w:rStyle w:val="Hyperlink"/>
            <w:noProof/>
          </w:rPr>
          <w:t>2.2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Autenticazione e Autorizzazione tramite PDND</w:t>
        </w:r>
        <w:r w:rsidR="00B47D3D">
          <w:rPr>
            <w:noProof/>
            <w:webHidden/>
          </w:rPr>
          <w:tab/>
        </w:r>
        <w:r w:rsidR="00B47D3D">
          <w:rPr>
            <w:noProof/>
            <w:webHidden/>
          </w:rPr>
          <w:fldChar w:fldCharType="begin"/>
        </w:r>
        <w:r w:rsidR="00B47D3D">
          <w:rPr>
            <w:noProof/>
            <w:webHidden/>
          </w:rPr>
          <w:instrText xml:space="preserve"> PAGEREF _Toc140671855 \h </w:instrText>
        </w:r>
        <w:r w:rsidR="00B47D3D">
          <w:rPr>
            <w:noProof/>
            <w:webHidden/>
          </w:rPr>
        </w:r>
        <w:r w:rsidR="00B47D3D">
          <w:rPr>
            <w:noProof/>
            <w:webHidden/>
          </w:rPr>
          <w:fldChar w:fldCharType="separate"/>
        </w:r>
        <w:r w:rsidR="00B47D3D">
          <w:rPr>
            <w:noProof/>
            <w:webHidden/>
          </w:rPr>
          <w:t>11</w:t>
        </w:r>
        <w:r w:rsidR="00B47D3D">
          <w:rPr>
            <w:noProof/>
            <w:webHidden/>
          </w:rPr>
          <w:fldChar w:fldCharType="end"/>
        </w:r>
      </w:hyperlink>
    </w:p>
    <w:p w14:paraId="10EBEC2E" w14:textId="64D7B025"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6" w:history="1">
        <w:r w:rsidR="00B47D3D" w:rsidRPr="0048485D">
          <w:rPr>
            <w:rStyle w:val="Hyperlink"/>
            <w:noProof/>
          </w:rPr>
          <w:t>2.2.1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e-Services SDG</w:t>
        </w:r>
        <w:r w:rsidR="00B47D3D">
          <w:rPr>
            <w:noProof/>
            <w:webHidden/>
          </w:rPr>
          <w:tab/>
        </w:r>
        <w:r w:rsidR="00B47D3D">
          <w:rPr>
            <w:noProof/>
            <w:webHidden/>
          </w:rPr>
          <w:fldChar w:fldCharType="begin"/>
        </w:r>
        <w:r w:rsidR="00B47D3D">
          <w:rPr>
            <w:noProof/>
            <w:webHidden/>
          </w:rPr>
          <w:instrText xml:space="preserve"> PAGEREF _Toc140671856 \h </w:instrText>
        </w:r>
        <w:r w:rsidR="00B47D3D">
          <w:rPr>
            <w:noProof/>
            <w:webHidden/>
          </w:rPr>
        </w:r>
        <w:r w:rsidR="00B47D3D">
          <w:rPr>
            <w:noProof/>
            <w:webHidden/>
          </w:rPr>
          <w:fldChar w:fldCharType="separate"/>
        </w:r>
        <w:r w:rsidR="00B47D3D">
          <w:rPr>
            <w:noProof/>
            <w:webHidden/>
          </w:rPr>
          <w:t>13</w:t>
        </w:r>
        <w:r w:rsidR="00B47D3D">
          <w:rPr>
            <w:noProof/>
            <w:webHidden/>
          </w:rPr>
          <w:fldChar w:fldCharType="end"/>
        </w:r>
      </w:hyperlink>
    </w:p>
    <w:p w14:paraId="45D0644C" w14:textId="37618D31"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7" w:history="1">
        <w:r w:rsidR="00B47D3D" w:rsidRPr="0048485D">
          <w:rPr>
            <w:rStyle w:val="Hyperlink"/>
            <w:noProof/>
          </w:rPr>
          <w:t>2.3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Processi in ambito Procedure Portal</w:t>
        </w:r>
        <w:r w:rsidR="00B47D3D">
          <w:rPr>
            <w:noProof/>
            <w:webHidden/>
          </w:rPr>
          <w:tab/>
        </w:r>
        <w:r w:rsidR="00B47D3D">
          <w:rPr>
            <w:noProof/>
            <w:webHidden/>
          </w:rPr>
          <w:fldChar w:fldCharType="begin"/>
        </w:r>
        <w:r w:rsidR="00B47D3D">
          <w:rPr>
            <w:noProof/>
            <w:webHidden/>
          </w:rPr>
          <w:instrText xml:space="preserve"> PAGEREF _Toc140671857 \h </w:instrText>
        </w:r>
        <w:r w:rsidR="00B47D3D">
          <w:rPr>
            <w:noProof/>
            <w:webHidden/>
          </w:rPr>
        </w:r>
        <w:r w:rsidR="00B47D3D">
          <w:rPr>
            <w:noProof/>
            <w:webHidden/>
          </w:rPr>
          <w:fldChar w:fldCharType="separate"/>
        </w:r>
        <w:r w:rsidR="00B47D3D">
          <w:rPr>
            <w:noProof/>
            <w:webHidden/>
          </w:rPr>
          <w:t>13</w:t>
        </w:r>
        <w:r w:rsidR="00B47D3D">
          <w:rPr>
            <w:noProof/>
            <w:webHidden/>
          </w:rPr>
          <w:fldChar w:fldCharType="end"/>
        </w:r>
      </w:hyperlink>
    </w:p>
    <w:p w14:paraId="66A48B4D" w14:textId="450B9832"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8" w:history="1">
        <w:r w:rsidR="00B47D3D" w:rsidRPr="0048485D">
          <w:rPr>
            <w:rStyle w:val="Hyperlink"/>
            <w:noProof/>
          </w:rPr>
          <w:t>2.3.1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Redirect da Catalogo dei servizi IT verso Procedure Portal</w:t>
        </w:r>
        <w:r w:rsidR="00B47D3D">
          <w:rPr>
            <w:noProof/>
            <w:webHidden/>
          </w:rPr>
          <w:tab/>
        </w:r>
        <w:r w:rsidR="00B47D3D">
          <w:rPr>
            <w:noProof/>
            <w:webHidden/>
          </w:rPr>
          <w:fldChar w:fldCharType="begin"/>
        </w:r>
        <w:r w:rsidR="00B47D3D">
          <w:rPr>
            <w:noProof/>
            <w:webHidden/>
          </w:rPr>
          <w:instrText xml:space="preserve"> PAGEREF _Toc140671858 \h </w:instrText>
        </w:r>
        <w:r w:rsidR="00B47D3D">
          <w:rPr>
            <w:noProof/>
            <w:webHidden/>
          </w:rPr>
        </w:r>
        <w:r w:rsidR="00B47D3D">
          <w:rPr>
            <w:noProof/>
            <w:webHidden/>
          </w:rPr>
          <w:fldChar w:fldCharType="separate"/>
        </w:r>
        <w:r w:rsidR="00B47D3D">
          <w:rPr>
            <w:noProof/>
            <w:webHidden/>
          </w:rPr>
          <w:t>15</w:t>
        </w:r>
        <w:r w:rsidR="00B47D3D">
          <w:rPr>
            <w:noProof/>
            <w:webHidden/>
          </w:rPr>
          <w:fldChar w:fldCharType="end"/>
        </w:r>
      </w:hyperlink>
    </w:p>
    <w:p w14:paraId="5181050E" w14:textId="65F7FC6B"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9" w:history="1">
        <w:r w:rsidR="00B47D3D" w:rsidRPr="0048485D">
          <w:rPr>
            <w:rStyle w:val="Hyperlink"/>
            <w:noProof/>
          </w:rPr>
          <w:t>2.3.2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publicServiceID da Catalogo dei servizi IT</w:t>
        </w:r>
        <w:r w:rsidR="00B47D3D">
          <w:rPr>
            <w:noProof/>
            <w:webHidden/>
          </w:rPr>
          <w:tab/>
        </w:r>
        <w:r w:rsidR="00B47D3D">
          <w:rPr>
            <w:noProof/>
            <w:webHidden/>
          </w:rPr>
          <w:fldChar w:fldCharType="begin"/>
        </w:r>
        <w:r w:rsidR="00B47D3D">
          <w:rPr>
            <w:noProof/>
            <w:webHidden/>
          </w:rPr>
          <w:instrText xml:space="preserve"> PAGEREF _Toc140671859 \h </w:instrText>
        </w:r>
        <w:r w:rsidR="00B47D3D">
          <w:rPr>
            <w:noProof/>
            <w:webHidden/>
          </w:rPr>
        </w:r>
        <w:r w:rsidR="00B47D3D">
          <w:rPr>
            <w:noProof/>
            <w:webHidden/>
          </w:rPr>
          <w:fldChar w:fldCharType="separate"/>
        </w:r>
        <w:r w:rsidR="00B47D3D">
          <w:rPr>
            <w:noProof/>
            <w:webHidden/>
          </w:rPr>
          <w:t>16</w:t>
        </w:r>
        <w:r w:rsidR="00B47D3D">
          <w:rPr>
            <w:noProof/>
            <w:webHidden/>
          </w:rPr>
          <w:fldChar w:fldCharType="end"/>
        </w:r>
      </w:hyperlink>
    </w:p>
    <w:p w14:paraId="5DABBC22" w14:textId="7EC57392"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0" w:history="1">
        <w:r w:rsidR="00B47D3D" w:rsidRPr="0048485D">
          <w:rPr>
            <w:rStyle w:val="Hyperlink"/>
            <w:noProof/>
          </w:rPr>
          <w:t>2.3.3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Requirement da Evidence Broker</w:t>
        </w:r>
        <w:r w:rsidR="00B47D3D">
          <w:rPr>
            <w:noProof/>
            <w:webHidden/>
          </w:rPr>
          <w:tab/>
        </w:r>
        <w:r w:rsidR="00B47D3D">
          <w:rPr>
            <w:noProof/>
            <w:webHidden/>
          </w:rPr>
          <w:fldChar w:fldCharType="begin"/>
        </w:r>
        <w:r w:rsidR="00B47D3D">
          <w:rPr>
            <w:noProof/>
            <w:webHidden/>
          </w:rPr>
          <w:instrText xml:space="preserve"> PAGEREF _Toc140671860 \h </w:instrText>
        </w:r>
        <w:r w:rsidR="00B47D3D">
          <w:rPr>
            <w:noProof/>
            <w:webHidden/>
          </w:rPr>
        </w:r>
        <w:r w:rsidR="00B47D3D">
          <w:rPr>
            <w:noProof/>
            <w:webHidden/>
          </w:rPr>
          <w:fldChar w:fldCharType="separate"/>
        </w:r>
        <w:r w:rsidR="00B47D3D">
          <w:rPr>
            <w:noProof/>
            <w:webHidden/>
          </w:rPr>
          <w:t>17</w:t>
        </w:r>
        <w:r w:rsidR="00B47D3D">
          <w:rPr>
            <w:noProof/>
            <w:webHidden/>
          </w:rPr>
          <w:fldChar w:fldCharType="end"/>
        </w:r>
      </w:hyperlink>
    </w:p>
    <w:p w14:paraId="205D3A39" w14:textId="24DEBB3F"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1" w:history="1">
        <w:r w:rsidR="00B47D3D" w:rsidRPr="0048485D">
          <w:rPr>
            <w:rStyle w:val="Hyperlink"/>
            <w:noProof/>
          </w:rPr>
          <w:t>2.3.4</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Evidence Type da Evidence Broker</w:t>
        </w:r>
        <w:r w:rsidR="00B47D3D">
          <w:rPr>
            <w:noProof/>
            <w:webHidden/>
          </w:rPr>
          <w:tab/>
        </w:r>
        <w:r w:rsidR="00B47D3D">
          <w:rPr>
            <w:noProof/>
            <w:webHidden/>
          </w:rPr>
          <w:fldChar w:fldCharType="begin"/>
        </w:r>
        <w:r w:rsidR="00B47D3D">
          <w:rPr>
            <w:noProof/>
            <w:webHidden/>
          </w:rPr>
          <w:instrText xml:space="preserve"> PAGEREF _Toc140671861 \h </w:instrText>
        </w:r>
        <w:r w:rsidR="00B47D3D">
          <w:rPr>
            <w:noProof/>
            <w:webHidden/>
          </w:rPr>
        </w:r>
        <w:r w:rsidR="00B47D3D">
          <w:rPr>
            <w:noProof/>
            <w:webHidden/>
          </w:rPr>
          <w:fldChar w:fldCharType="separate"/>
        </w:r>
        <w:r w:rsidR="00B47D3D">
          <w:rPr>
            <w:noProof/>
            <w:webHidden/>
          </w:rPr>
          <w:t>18</w:t>
        </w:r>
        <w:r w:rsidR="00B47D3D">
          <w:rPr>
            <w:noProof/>
            <w:webHidden/>
          </w:rPr>
          <w:fldChar w:fldCharType="end"/>
        </w:r>
      </w:hyperlink>
    </w:p>
    <w:p w14:paraId="338F5654" w14:textId="4E53C372"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2" w:history="1">
        <w:r w:rsidR="00B47D3D" w:rsidRPr="0048485D">
          <w:rPr>
            <w:rStyle w:val="Hyperlink"/>
            <w:noProof/>
          </w:rPr>
          <w:t>2.3.5</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Data Service da Data Service Directory</w:t>
        </w:r>
        <w:r w:rsidR="00B47D3D">
          <w:rPr>
            <w:noProof/>
            <w:webHidden/>
          </w:rPr>
          <w:tab/>
        </w:r>
        <w:r w:rsidR="00B47D3D">
          <w:rPr>
            <w:noProof/>
            <w:webHidden/>
          </w:rPr>
          <w:fldChar w:fldCharType="begin"/>
        </w:r>
        <w:r w:rsidR="00B47D3D">
          <w:rPr>
            <w:noProof/>
            <w:webHidden/>
          </w:rPr>
          <w:instrText xml:space="preserve"> PAGEREF _Toc140671862 \h </w:instrText>
        </w:r>
        <w:r w:rsidR="00B47D3D">
          <w:rPr>
            <w:noProof/>
            <w:webHidden/>
          </w:rPr>
        </w:r>
        <w:r w:rsidR="00B47D3D">
          <w:rPr>
            <w:noProof/>
            <w:webHidden/>
          </w:rPr>
          <w:fldChar w:fldCharType="separate"/>
        </w:r>
        <w:r w:rsidR="00B47D3D">
          <w:rPr>
            <w:noProof/>
            <w:webHidden/>
          </w:rPr>
          <w:t>19</w:t>
        </w:r>
        <w:r w:rsidR="00B47D3D">
          <w:rPr>
            <w:noProof/>
            <w:webHidden/>
          </w:rPr>
          <w:fldChar w:fldCharType="end"/>
        </w:r>
      </w:hyperlink>
    </w:p>
    <w:p w14:paraId="1CEFA225" w14:textId="23290DC2"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3" w:history="1">
        <w:r w:rsidR="00B47D3D" w:rsidRPr="0048485D">
          <w:rPr>
            <w:rStyle w:val="Hyperlink"/>
            <w:noProof/>
          </w:rPr>
          <w:t>2.3.6</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Richiesta invio Evidence Request 1</w:t>
        </w:r>
        <w:r w:rsidR="00B47D3D">
          <w:rPr>
            <w:noProof/>
            <w:webHidden/>
          </w:rPr>
          <w:tab/>
        </w:r>
        <w:r w:rsidR="00B47D3D">
          <w:rPr>
            <w:noProof/>
            <w:webHidden/>
          </w:rPr>
          <w:fldChar w:fldCharType="begin"/>
        </w:r>
        <w:r w:rsidR="00B47D3D">
          <w:rPr>
            <w:noProof/>
            <w:webHidden/>
          </w:rPr>
          <w:instrText xml:space="preserve"> PAGEREF _Toc140671863 \h </w:instrText>
        </w:r>
        <w:r w:rsidR="00B47D3D">
          <w:rPr>
            <w:noProof/>
            <w:webHidden/>
          </w:rPr>
        </w:r>
        <w:r w:rsidR="00B47D3D">
          <w:rPr>
            <w:noProof/>
            <w:webHidden/>
          </w:rPr>
          <w:fldChar w:fldCharType="separate"/>
        </w:r>
        <w:r w:rsidR="00B47D3D">
          <w:rPr>
            <w:noProof/>
            <w:webHidden/>
          </w:rPr>
          <w:t>20</w:t>
        </w:r>
        <w:r w:rsidR="00B47D3D">
          <w:rPr>
            <w:noProof/>
            <w:webHidden/>
          </w:rPr>
          <w:fldChar w:fldCharType="end"/>
        </w:r>
      </w:hyperlink>
    </w:p>
    <w:p w14:paraId="302C1FD0" w14:textId="6838E696"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4" w:history="1">
        <w:r w:rsidR="00B47D3D" w:rsidRPr="0048485D">
          <w:rPr>
            <w:rStyle w:val="Hyperlink"/>
            <w:noProof/>
          </w:rPr>
          <w:t>2.3.7</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Verifica generazione Evidence Response 1</w:t>
        </w:r>
        <w:r w:rsidR="00B47D3D">
          <w:rPr>
            <w:noProof/>
            <w:webHidden/>
          </w:rPr>
          <w:tab/>
        </w:r>
        <w:r w:rsidR="00B47D3D">
          <w:rPr>
            <w:noProof/>
            <w:webHidden/>
          </w:rPr>
          <w:fldChar w:fldCharType="begin"/>
        </w:r>
        <w:r w:rsidR="00B47D3D">
          <w:rPr>
            <w:noProof/>
            <w:webHidden/>
          </w:rPr>
          <w:instrText xml:space="preserve"> PAGEREF _Toc140671864 \h </w:instrText>
        </w:r>
        <w:r w:rsidR="00B47D3D">
          <w:rPr>
            <w:noProof/>
            <w:webHidden/>
          </w:rPr>
        </w:r>
        <w:r w:rsidR="00B47D3D">
          <w:rPr>
            <w:noProof/>
            <w:webHidden/>
          </w:rPr>
          <w:fldChar w:fldCharType="separate"/>
        </w:r>
        <w:r w:rsidR="00B47D3D">
          <w:rPr>
            <w:noProof/>
            <w:webHidden/>
          </w:rPr>
          <w:t>21</w:t>
        </w:r>
        <w:r w:rsidR="00B47D3D">
          <w:rPr>
            <w:noProof/>
            <w:webHidden/>
          </w:rPr>
          <w:fldChar w:fldCharType="end"/>
        </w:r>
      </w:hyperlink>
    </w:p>
    <w:p w14:paraId="27CD3526" w14:textId="60BAADA2"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5" w:history="1">
        <w:r w:rsidR="00B47D3D" w:rsidRPr="0048485D">
          <w:rPr>
            <w:rStyle w:val="Hyperlink"/>
            <w:noProof/>
          </w:rPr>
          <w:t>2.3.8</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Richiesta invio Evidence Request 2</w:t>
        </w:r>
        <w:r w:rsidR="00B47D3D">
          <w:rPr>
            <w:noProof/>
            <w:webHidden/>
          </w:rPr>
          <w:tab/>
        </w:r>
        <w:r w:rsidR="00B47D3D">
          <w:rPr>
            <w:noProof/>
            <w:webHidden/>
          </w:rPr>
          <w:fldChar w:fldCharType="begin"/>
        </w:r>
        <w:r w:rsidR="00B47D3D">
          <w:rPr>
            <w:noProof/>
            <w:webHidden/>
          </w:rPr>
          <w:instrText xml:space="preserve"> PAGEREF _Toc140671865 \h </w:instrText>
        </w:r>
        <w:r w:rsidR="00B47D3D">
          <w:rPr>
            <w:noProof/>
            <w:webHidden/>
          </w:rPr>
        </w:r>
        <w:r w:rsidR="00B47D3D">
          <w:rPr>
            <w:noProof/>
            <w:webHidden/>
          </w:rPr>
          <w:fldChar w:fldCharType="separate"/>
        </w:r>
        <w:r w:rsidR="00B47D3D">
          <w:rPr>
            <w:noProof/>
            <w:webHidden/>
          </w:rPr>
          <w:t>22</w:t>
        </w:r>
        <w:r w:rsidR="00B47D3D">
          <w:rPr>
            <w:noProof/>
            <w:webHidden/>
          </w:rPr>
          <w:fldChar w:fldCharType="end"/>
        </w:r>
      </w:hyperlink>
    </w:p>
    <w:p w14:paraId="067CAA55" w14:textId="7AEDB7E0"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6" w:history="1">
        <w:r w:rsidR="00B47D3D" w:rsidRPr="0048485D">
          <w:rPr>
            <w:rStyle w:val="Hyperlink"/>
            <w:noProof/>
          </w:rPr>
          <w:t>2.3.9</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Verifica generazione Evidence Response 2</w:t>
        </w:r>
        <w:r w:rsidR="00B47D3D">
          <w:rPr>
            <w:noProof/>
            <w:webHidden/>
          </w:rPr>
          <w:tab/>
        </w:r>
        <w:r w:rsidR="00B47D3D">
          <w:rPr>
            <w:noProof/>
            <w:webHidden/>
          </w:rPr>
          <w:fldChar w:fldCharType="begin"/>
        </w:r>
        <w:r w:rsidR="00B47D3D">
          <w:rPr>
            <w:noProof/>
            <w:webHidden/>
          </w:rPr>
          <w:instrText xml:space="preserve"> PAGEREF _Toc140671866 \h </w:instrText>
        </w:r>
        <w:r w:rsidR="00B47D3D">
          <w:rPr>
            <w:noProof/>
            <w:webHidden/>
          </w:rPr>
        </w:r>
        <w:r w:rsidR="00B47D3D">
          <w:rPr>
            <w:noProof/>
            <w:webHidden/>
          </w:rPr>
          <w:fldChar w:fldCharType="separate"/>
        </w:r>
        <w:r w:rsidR="00B47D3D">
          <w:rPr>
            <w:noProof/>
            <w:webHidden/>
          </w:rPr>
          <w:t>23</w:t>
        </w:r>
        <w:r w:rsidR="00B47D3D">
          <w:rPr>
            <w:noProof/>
            <w:webHidden/>
          </w:rPr>
          <w:fldChar w:fldCharType="end"/>
        </w:r>
      </w:hyperlink>
    </w:p>
    <w:p w14:paraId="779F22D7" w14:textId="030C8DEE"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7" w:history="1">
        <w:r w:rsidR="00B47D3D" w:rsidRPr="0048485D">
          <w:rPr>
            <w:rStyle w:val="Hyperlink"/>
            <w:noProof/>
          </w:rPr>
          <w:t>2.3.10</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validazione Codice fiscale Base</w:t>
        </w:r>
        <w:r w:rsidR="00B47D3D">
          <w:rPr>
            <w:noProof/>
            <w:webHidden/>
          </w:rPr>
          <w:tab/>
        </w:r>
        <w:r w:rsidR="00B47D3D">
          <w:rPr>
            <w:noProof/>
            <w:webHidden/>
          </w:rPr>
          <w:fldChar w:fldCharType="begin"/>
        </w:r>
        <w:r w:rsidR="00B47D3D">
          <w:rPr>
            <w:noProof/>
            <w:webHidden/>
          </w:rPr>
          <w:instrText xml:space="preserve"> PAGEREF _Toc140671867 \h </w:instrText>
        </w:r>
        <w:r w:rsidR="00B47D3D">
          <w:rPr>
            <w:noProof/>
            <w:webHidden/>
          </w:rPr>
        </w:r>
        <w:r w:rsidR="00B47D3D">
          <w:rPr>
            <w:noProof/>
            <w:webHidden/>
          </w:rPr>
          <w:fldChar w:fldCharType="separate"/>
        </w:r>
        <w:r w:rsidR="00B47D3D">
          <w:rPr>
            <w:noProof/>
            <w:webHidden/>
          </w:rPr>
          <w:t>24</w:t>
        </w:r>
        <w:r w:rsidR="00B47D3D">
          <w:rPr>
            <w:noProof/>
            <w:webHidden/>
          </w:rPr>
          <w:fldChar w:fldCharType="end"/>
        </w:r>
      </w:hyperlink>
    </w:p>
    <w:p w14:paraId="2F089981" w14:textId="01B7E6A1"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8" w:history="1">
        <w:r w:rsidR="00B47D3D" w:rsidRPr="0048485D">
          <w:rPr>
            <w:rStyle w:val="Hyperlink"/>
            <w:noProof/>
          </w:rPr>
          <w:t>2.3.11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validazione Codice fiscale Avanzato</w:t>
        </w:r>
        <w:r w:rsidR="00B47D3D">
          <w:rPr>
            <w:noProof/>
            <w:webHidden/>
          </w:rPr>
          <w:tab/>
        </w:r>
        <w:r w:rsidR="00B47D3D">
          <w:rPr>
            <w:noProof/>
            <w:webHidden/>
          </w:rPr>
          <w:fldChar w:fldCharType="begin"/>
        </w:r>
        <w:r w:rsidR="00B47D3D">
          <w:rPr>
            <w:noProof/>
            <w:webHidden/>
          </w:rPr>
          <w:instrText xml:space="preserve"> PAGEREF _Toc140671868 \h </w:instrText>
        </w:r>
        <w:r w:rsidR="00B47D3D">
          <w:rPr>
            <w:noProof/>
            <w:webHidden/>
          </w:rPr>
        </w:r>
        <w:r w:rsidR="00B47D3D">
          <w:rPr>
            <w:noProof/>
            <w:webHidden/>
          </w:rPr>
          <w:fldChar w:fldCharType="separate"/>
        </w:r>
        <w:r w:rsidR="00B47D3D">
          <w:rPr>
            <w:noProof/>
            <w:webHidden/>
          </w:rPr>
          <w:t>25</w:t>
        </w:r>
        <w:r w:rsidR="00B47D3D">
          <w:rPr>
            <w:noProof/>
            <w:webHidden/>
          </w:rPr>
          <w:fldChar w:fldCharType="end"/>
        </w:r>
      </w:hyperlink>
    </w:p>
    <w:p w14:paraId="77F5A607" w14:textId="0D31598D"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9" w:history="1">
        <w:r w:rsidR="00B47D3D" w:rsidRPr="0048485D">
          <w:rPr>
            <w:rStyle w:val="Hyperlink"/>
            <w:noProof/>
          </w:rPr>
          <w:t>2.3.12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attestazione rappresentanza legale</w:t>
        </w:r>
        <w:r w:rsidR="00B47D3D">
          <w:rPr>
            <w:noProof/>
            <w:webHidden/>
          </w:rPr>
          <w:tab/>
        </w:r>
        <w:r w:rsidR="00B47D3D">
          <w:rPr>
            <w:noProof/>
            <w:webHidden/>
          </w:rPr>
          <w:fldChar w:fldCharType="begin"/>
        </w:r>
        <w:r w:rsidR="00B47D3D">
          <w:rPr>
            <w:noProof/>
            <w:webHidden/>
          </w:rPr>
          <w:instrText xml:space="preserve"> PAGEREF _Toc140671869 \h </w:instrText>
        </w:r>
        <w:r w:rsidR="00B47D3D">
          <w:rPr>
            <w:noProof/>
            <w:webHidden/>
          </w:rPr>
        </w:r>
        <w:r w:rsidR="00B47D3D">
          <w:rPr>
            <w:noProof/>
            <w:webHidden/>
          </w:rPr>
          <w:fldChar w:fldCharType="separate"/>
        </w:r>
        <w:r w:rsidR="00B47D3D">
          <w:rPr>
            <w:noProof/>
            <w:webHidden/>
          </w:rPr>
          <w:t>26</w:t>
        </w:r>
        <w:r w:rsidR="00B47D3D">
          <w:rPr>
            <w:noProof/>
            <w:webHidden/>
          </w:rPr>
          <w:fldChar w:fldCharType="end"/>
        </w:r>
      </w:hyperlink>
    </w:p>
    <w:p w14:paraId="25EF5547" w14:textId="5F32D9A4" w:rsidR="00B47D3D" w:rsidRDefault="0060181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870" w:history="1">
        <w:r w:rsidR="00B47D3D" w:rsidRPr="0048485D">
          <w:rPr>
            <w:rStyle w:val="Hyperlink"/>
            <w:noProof/>
          </w:rPr>
          <w:t>3</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Specifiche tecniche</w:t>
        </w:r>
        <w:r w:rsidR="00B47D3D">
          <w:rPr>
            <w:noProof/>
            <w:webHidden/>
          </w:rPr>
          <w:tab/>
        </w:r>
        <w:r w:rsidR="00B47D3D">
          <w:rPr>
            <w:noProof/>
            <w:webHidden/>
          </w:rPr>
          <w:fldChar w:fldCharType="begin"/>
        </w:r>
        <w:r w:rsidR="00B47D3D">
          <w:rPr>
            <w:noProof/>
            <w:webHidden/>
          </w:rPr>
          <w:instrText xml:space="preserve"> PAGEREF _Toc140671870 \h </w:instrText>
        </w:r>
        <w:r w:rsidR="00B47D3D">
          <w:rPr>
            <w:noProof/>
            <w:webHidden/>
          </w:rPr>
        </w:r>
        <w:r w:rsidR="00B47D3D">
          <w:rPr>
            <w:noProof/>
            <w:webHidden/>
          </w:rPr>
          <w:fldChar w:fldCharType="separate"/>
        </w:r>
        <w:r w:rsidR="00B47D3D">
          <w:rPr>
            <w:noProof/>
            <w:webHidden/>
          </w:rPr>
          <w:t>27</w:t>
        </w:r>
        <w:r w:rsidR="00B47D3D">
          <w:rPr>
            <w:noProof/>
            <w:webHidden/>
          </w:rPr>
          <w:fldChar w:fldCharType="end"/>
        </w:r>
      </w:hyperlink>
    </w:p>
    <w:p w14:paraId="69A74CA6" w14:textId="17384DBE"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1" w:history="1">
        <w:r w:rsidR="00B47D3D" w:rsidRPr="0048485D">
          <w:rPr>
            <w:rStyle w:val="Hyperlink"/>
            <w:noProof/>
          </w:rPr>
          <w:t>3.1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Redirect da Catalogo dei servizi IT verso Procedure Portal</w:t>
        </w:r>
        <w:r w:rsidR="00B47D3D">
          <w:rPr>
            <w:noProof/>
            <w:webHidden/>
          </w:rPr>
          <w:tab/>
        </w:r>
        <w:r w:rsidR="00B47D3D">
          <w:rPr>
            <w:noProof/>
            <w:webHidden/>
          </w:rPr>
          <w:fldChar w:fldCharType="begin"/>
        </w:r>
        <w:r w:rsidR="00B47D3D">
          <w:rPr>
            <w:noProof/>
            <w:webHidden/>
          </w:rPr>
          <w:instrText xml:space="preserve"> PAGEREF _Toc140671871 \h </w:instrText>
        </w:r>
        <w:r w:rsidR="00B47D3D">
          <w:rPr>
            <w:noProof/>
            <w:webHidden/>
          </w:rPr>
        </w:r>
        <w:r w:rsidR="00B47D3D">
          <w:rPr>
            <w:noProof/>
            <w:webHidden/>
          </w:rPr>
          <w:fldChar w:fldCharType="separate"/>
        </w:r>
        <w:r w:rsidR="00B47D3D">
          <w:rPr>
            <w:noProof/>
            <w:webHidden/>
          </w:rPr>
          <w:t>29</w:t>
        </w:r>
        <w:r w:rsidR="00B47D3D">
          <w:rPr>
            <w:noProof/>
            <w:webHidden/>
          </w:rPr>
          <w:fldChar w:fldCharType="end"/>
        </w:r>
      </w:hyperlink>
    </w:p>
    <w:p w14:paraId="52345D90" w14:textId="03CEDC90"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2" w:history="1">
        <w:r w:rsidR="00B47D3D" w:rsidRPr="0048485D">
          <w:rPr>
            <w:rStyle w:val="Hyperlink"/>
            <w:noProof/>
          </w:rPr>
          <w:t>3.1.1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Descrizione redirect</w:t>
        </w:r>
        <w:r w:rsidR="00B47D3D">
          <w:rPr>
            <w:noProof/>
            <w:webHidden/>
          </w:rPr>
          <w:tab/>
        </w:r>
        <w:r w:rsidR="00B47D3D">
          <w:rPr>
            <w:noProof/>
            <w:webHidden/>
          </w:rPr>
          <w:fldChar w:fldCharType="begin"/>
        </w:r>
        <w:r w:rsidR="00B47D3D">
          <w:rPr>
            <w:noProof/>
            <w:webHidden/>
          </w:rPr>
          <w:instrText xml:space="preserve"> PAGEREF _Toc140671872 \h </w:instrText>
        </w:r>
        <w:r w:rsidR="00B47D3D">
          <w:rPr>
            <w:noProof/>
            <w:webHidden/>
          </w:rPr>
        </w:r>
        <w:r w:rsidR="00B47D3D">
          <w:rPr>
            <w:noProof/>
            <w:webHidden/>
          </w:rPr>
          <w:fldChar w:fldCharType="separate"/>
        </w:r>
        <w:r w:rsidR="00B47D3D">
          <w:rPr>
            <w:noProof/>
            <w:webHidden/>
          </w:rPr>
          <w:t>29</w:t>
        </w:r>
        <w:r w:rsidR="00B47D3D">
          <w:rPr>
            <w:noProof/>
            <w:webHidden/>
          </w:rPr>
          <w:fldChar w:fldCharType="end"/>
        </w:r>
      </w:hyperlink>
    </w:p>
    <w:p w14:paraId="3DF62E4F" w14:textId="4E75BA47"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3" w:history="1">
        <w:r w:rsidR="00B47D3D" w:rsidRPr="0048485D">
          <w:rPr>
            <w:rStyle w:val="Hyperlink"/>
            <w:noProof/>
          </w:rPr>
          <w:t>3.2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Recupero IdPublicService da Catalogo dei servizi IT</w:t>
        </w:r>
        <w:r w:rsidR="00B47D3D">
          <w:rPr>
            <w:noProof/>
            <w:webHidden/>
          </w:rPr>
          <w:tab/>
        </w:r>
        <w:r w:rsidR="00B47D3D">
          <w:rPr>
            <w:noProof/>
            <w:webHidden/>
          </w:rPr>
          <w:fldChar w:fldCharType="begin"/>
        </w:r>
        <w:r w:rsidR="00B47D3D">
          <w:rPr>
            <w:noProof/>
            <w:webHidden/>
          </w:rPr>
          <w:instrText xml:space="preserve"> PAGEREF _Toc140671873 \h </w:instrText>
        </w:r>
        <w:r w:rsidR="00B47D3D">
          <w:rPr>
            <w:noProof/>
            <w:webHidden/>
          </w:rPr>
        </w:r>
        <w:r w:rsidR="00B47D3D">
          <w:rPr>
            <w:noProof/>
            <w:webHidden/>
          </w:rPr>
          <w:fldChar w:fldCharType="separate"/>
        </w:r>
        <w:r w:rsidR="00B47D3D">
          <w:rPr>
            <w:noProof/>
            <w:webHidden/>
          </w:rPr>
          <w:t>30</w:t>
        </w:r>
        <w:r w:rsidR="00B47D3D">
          <w:rPr>
            <w:noProof/>
            <w:webHidden/>
          </w:rPr>
          <w:fldChar w:fldCharType="end"/>
        </w:r>
      </w:hyperlink>
    </w:p>
    <w:p w14:paraId="285B741A" w14:textId="3DCA9118"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4" w:history="1">
        <w:r w:rsidR="00B47D3D" w:rsidRPr="0048485D">
          <w:rPr>
            <w:rStyle w:val="Hyperlink"/>
            <w:noProof/>
          </w:rPr>
          <w:t>3.2.1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_Toc140671874 \h </w:instrText>
        </w:r>
        <w:r w:rsidR="00B47D3D">
          <w:rPr>
            <w:noProof/>
            <w:webHidden/>
          </w:rPr>
        </w:r>
        <w:r w:rsidR="00B47D3D">
          <w:rPr>
            <w:noProof/>
            <w:webHidden/>
          </w:rPr>
          <w:fldChar w:fldCharType="separate"/>
        </w:r>
        <w:r w:rsidR="00B47D3D">
          <w:rPr>
            <w:noProof/>
            <w:webHidden/>
          </w:rPr>
          <w:t>30</w:t>
        </w:r>
        <w:r w:rsidR="00B47D3D">
          <w:rPr>
            <w:noProof/>
            <w:webHidden/>
          </w:rPr>
          <w:fldChar w:fldCharType="end"/>
        </w:r>
      </w:hyperlink>
    </w:p>
    <w:p w14:paraId="5781D665" w14:textId="0363EE2E"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5" w:history="1">
        <w:r w:rsidR="00B47D3D" w:rsidRPr="0048485D">
          <w:rPr>
            <w:rStyle w:val="Hyperlink"/>
            <w:noProof/>
          </w:rPr>
          <w:t>3.2.2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_Toc140671875 \h </w:instrText>
        </w:r>
        <w:r w:rsidR="00B47D3D">
          <w:rPr>
            <w:noProof/>
            <w:webHidden/>
          </w:rPr>
        </w:r>
        <w:r w:rsidR="00B47D3D">
          <w:rPr>
            <w:noProof/>
            <w:webHidden/>
          </w:rPr>
          <w:fldChar w:fldCharType="separate"/>
        </w:r>
        <w:r w:rsidR="00B47D3D">
          <w:rPr>
            <w:noProof/>
            <w:webHidden/>
          </w:rPr>
          <w:t>31</w:t>
        </w:r>
        <w:r w:rsidR="00B47D3D">
          <w:rPr>
            <w:noProof/>
            <w:webHidden/>
          </w:rPr>
          <w:fldChar w:fldCharType="end"/>
        </w:r>
      </w:hyperlink>
    </w:p>
    <w:p w14:paraId="2B0ACF70" w14:textId="69FFB6AB"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6" w:history="1">
        <w:r w:rsidR="00B47D3D" w:rsidRPr="0048485D">
          <w:rPr>
            <w:rStyle w:val="Hyperlink"/>
            <w:noProof/>
          </w:rPr>
          <w:t>3.2.3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_Toc140671876 \h </w:instrText>
        </w:r>
        <w:r w:rsidR="00B47D3D">
          <w:rPr>
            <w:noProof/>
            <w:webHidden/>
          </w:rPr>
        </w:r>
        <w:r w:rsidR="00B47D3D">
          <w:rPr>
            <w:noProof/>
            <w:webHidden/>
          </w:rPr>
          <w:fldChar w:fldCharType="separate"/>
        </w:r>
        <w:r w:rsidR="00B47D3D">
          <w:rPr>
            <w:noProof/>
            <w:webHidden/>
          </w:rPr>
          <w:t>34</w:t>
        </w:r>
        <w:r w:rsidR="00B47D3D">
          <w:rPr>
            <w:noProof/>
            <w:webHidden/>
          </w:rPr>
          <w:fldChar w:fldCharType="end"/>
        </w:r>
      </w:hyperlink>
    </w:p>
    <w:p w14:paraId="58C4C0FF" w14:textId="569F1489"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7" w:history="1">
        <w:r w:rsidR="00B47D3D" w:rsidRPr="0048485D">
          <w:rPr>
            <w:rStyle w:val="Hyperlink"/>
            <w:noProof/>
            <w:lang w:val="en-US"/>
          </w:rPr>
          <w:t>3.3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RequirementList da Evidence Broker IT</w:t>
        </w:r>
        <w:r w:rsidR="00B47D3D">
          <w:rPr>
            <w:noProof/>
            <w:webHidden/>
          </w:rPr>
          <w:tab/>
        </w:r>
        <w:r w:rsidR="00B47D3D">
          <w:rPr>
            <w:noProof/>
            <w:webHidden/>
          </w:rPr>
          <w:fldChar w:fldCharType="begin"/>
        </w:r>
        <w:r w:rsidR="00B47D3D">
          <w:rPr>
            <w:noProof/>
            <w:webHidden/>
          </w:rPr>
          <w:instrText xml:space="preserve"> PAGEREF _Toc140671877 \h </w:instrText>
        </w:r>
        <w:r w:rsidR="00B47D3D">
          <w:rPr>
            <w:noProof/>
            <w:webHidden/>
          </w:rPr>
        </w:r>
        <w:r w:rsidR="00B47D3D">
          <w:rPr>
            <w:noProof/>
            <w:webHidden/>
          </w:rPr>
          <w:fldChar w:fldCharType="separate"/>
        </w:r>
        <w:r w:rsidR="00B47D3D">
          <w:rPr>
            <w:noProof/>
            <w:webHidden/>
          </w:rPr>
          <w:t>34</w:t>
        </w:r>
        <w:r w:rsidR="00B47D3D">
          <w:rPr>
            <w:noProof/>
            <w:webHidden/>
          </w:rPr>
          <w:fldChar w:fldCharType="end"/>
        </w:r>
      </w:hyperlink>
    </w:p>
    <w:p w14:paraId="0F2CD127" w14:textId="437AB4B4"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8" w:history="1">
        <w:r w:rsidR="00B47D3D" w:rsidRPr="0048485D">
          <w:rPr>
            <w:rStyle w:val="Hyperlink"/>
            <w:noProof/>
          </w:rPr>
          <w:t>3.3.1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_Toc140671878 \h </w:instrText>
        </w:r>
        <w:r w:rsidR="00B47D3D">
          <w:rPr>
            <w:noProof/>
            <w:webHidden/>
          </w:rPr>
        </w:r>
        <w:r w:rsidR="00B47D3D">
          <w:rPr>
            <w:noProof/>
            <w:webHidden/>
          </w:rPr>
          <w:fldChar w:fldCharType="separate"/>
        </w:r>
        <w:r w:rsidR="00B47D3D">
          <w:rPr>
            <w:noProof/>
            <w:webHidden/>
          </w:rPr>
          <w:t>35</w:t>
        </w:r>
        <w:r w:rsidR="00B47D3D">
          <w:rPr>
            <w:noProof/>
            <w:webHidden/>
          </w:rPr>
          <w:fldChar w:fldCharType="end"/>
        </w:r>
      </w:hyperlink>
    </w:p>
    <w:p w14:paraId="456088D4" w14:textId="58B921E0"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9" w:history="1">
        <w:r w:rsidR="00B47D3D" w:rsidRPr="0048485D">
          <w:rPr>
            <w:rStyle w:val="Hyperlink"/>
            <w:noProof/>
          </w:rPr>
          <w:t>3.3.2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_Toc140671879 \h </w:instrText>
        </w:r>
        <w:r w:rsidR="00B47D3D">
          <w:rPr>
            <w:noProof/>
            <w:webHidden/>
          </w:rPr>
        </w:r>
        <w:r w:rsidR="00B47D3D">
          <w:rPr>
            <w:noProof/>
            <w:webHidden/>
          </w:rPr>
          <w:fldChar w:fldCharType="separate"/>
        </w:r>
        <w:r w:rsidR="00B47D3D">
          <w:rPr>
            <w:noProof/>
            <w:webHidden/>
          </w:rPr>
          <w:t>36</w:t>
        </w:r>
        <w:r w:rsidR="00B47D3D">
          <w:rPr>
            <w:noProof/>
            <w:webHidden/>
          </w:rPr>
          <w:fldChar w:fldCharType="end"/>
        </w:r>
      </w:hyperlink>
    </w:p>
    <w:p w14:paraId="236E07AE" w14:textId="40946162"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0" w:history="1">
        <w:r w:rsidR="00B47D3D" w:rsidRPr="0048485D">
          <w:rPr>
            <w:rStyle w:val="Hyperlink"/>
            <w:noProof/>
          </w:rPr>
          <w:t>3.3.3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_Toc140671880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4F296FCF" w14:textId="4960531B"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1" w:history="1">
        <w:r w:rsidR="00B47D3D" w:rsidRPr="0048485D">
          <w:rPr>
            <w:rStyle w:val="Hyperlink"/>
            <w:noProof/>
            <w:lang w:val="en-US"/>
          </w:rPr>
          <w:t>3.4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EvidenceTypeList da Evidence Broker IT</w:t>
        </w:r>
        <w:r w:rsidR="00B47D3D">
          <w:rPr>
            <w:noProof/>
            <w:webHidden/>
          </w:rPr>
          <w:tab/>
        </w:r>
        <w:r w:rsidR="00B47D3D">
          <w:rPr>
            <w:noProof/>
            <w:webHidden/>
          </w:rPr>
          <w:fldChar w:fldCharType="begin"/>
        </w:r>
        <w:r w:rsidR="00B47D3D">
          <w:rPr>
            <w:noProof/>
            <w:webHidden/>
          </w:rPr>
          <w:instrText xml:space="preserve"> PAGEREF _Toc140671881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03B32AA0" w14:textId="589330BF"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2" w:history="1">
        <w:r w:rsidR="00B47D3D" w:rsidRPr="0048485D">
          <w:rPr>
            <w:rStyle w:val="Hyperlink"/>
            <w:noProof/>
          </w:rPr>
          <w:t>3.4.1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_Toc140671882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0B76E81D" w14:textId="5BDC5E04"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3" w:history="1">
        <w:r w:rsidR="00B47D3D" w:rsidRPr="0048485D">
          <w:rPr>
            <w:rStyle w:val="Hyperlink"/>
            <w:noProof/>
          </w:rPr>
          <w:t>3.4.2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_Toc140671883 \h </w:instrText>
        </w:r>
        <w:r w:rsidR="00B47D3D">
          <w:rPr>
            <w:noProof/>
            <w:webHidden/>
          </w:rPr>
        </w:r>
        <w:r w:rsidR="00B47D3D">
          <w:rPr>
            <w:noProof/>
            <w:webHidden/>
          </w:rPr>
          <w:fldChar w:fldCharType="separate"/>
        </w:r>
        <w:r w:rsidR="00B47D3D">
          <w:rPr>
            <w:noProof/>
            <w:webHidden/>
          </w:rPr>
          <w:t>43</w:t>
        </w:r>
        <w:r w:rsidR="00B47D3D">
          <w:rPr>
            <w:noProof/>
            <w:webHidden/>
          </w:rPr>
          <w:fldChar w:fldCharType="end"/>
        </w:r>
      </w:hyperlink>
    </w:p>
    <w:p w14:paraId="6BB3458C" w14:textId="55D41DC6"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4" w:history="1">
        <w:r w:rsidR="00B47D3D" w:rsidRPr="0048485D">
          <w:rPr>
            <w:rStyle w:val="Hyperlink"/>
            <w:noProof/>
          </w:rPr>
          <w:t>3.4.3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_Toc140671884 \h </w:instrText>
        </w:r>
        <w:r w:rsidR="00B47D3D">
          <w:rPr>
            <w:noProof/>
            <w:webHidden/>
          </w:rPr>
        </w:r>
        <w:r w:rsidR="00B47D3D">
          <w:rPr>
            <w:noProof/>
            <w:webHidden/>
          </w:rPr>
          <w:fldChar w:fldCharType="separate"/>
        </w:r>
        <w:r w:rsidR="00B47D3D">
          <w:rPr>
            <w:noProof/>
            <w:webHidden/>
          </w:rPr>
          <w:t>51</w:t>
        </w:r>
        <w:r w:rsidR="00B47D3D">
          <w:rPr>
            <w:noProof/>
            <w:webHidden/>
          </w:rPr>
          <w:fldChar w:fldCharType="end"/>
        </w:r>
      </w:hyperlink>
    </w:p>
    <w:p w14:paraId="578001B8" w14:textId="25BE4F83"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5" w:history="1">
        <w:r w:rsidR="00B47D3D" w:rsidRPr="0048485D">
          <w:rPr>
            <w:rStyle w:val="Hyperlink"/>
            <w:noProof/>
            <w:lang w:val="en-US"/>
          </w:rPr>
          <w:t>3.5</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DataServiceList da Data Service Directory IT</w:t>
        </w:r>
        <w:r w:rsidR="00B47D3D">
          <w:rPr>
            <w:noProof/>
            <w:webHidden/>
          </w:rPr>
          <w:tab/>
        </w:r>
        <w:r w:rsidR="00B47D3D">
          <w:rPr>
            <w:noProof/>
            <w:webHidden/>
          </w:rPr>
          <w:fldChar w:fldCharType="begin"/>
        </w:r>
        <w:r w:rsidR="00B47D3D">
          <w:rPr>
            <w:noProof/>
            <w:webHidden/>
          </w:rPr>
          <w:instrText xml:space="preserve"> PAGEREF _Toc140671885 \h </w:instrText>
        </w:r>
        <w:r w:rsidR="00B47D3D">
          <w:rPr>
            <w:noProof/>
            <w:webHidden/>
          </w:rPr>
        </w:r>
        <w:r w:rsidR="00B47D3D">
          <w:rPr>
            <w:noProof/>
            <w:webHidden/>
          </w:rPr>
          <w:fldChar w:fldCharType="separate"/>
        </w:r>
        <w:r w:rsidR="00B47D3D">
          <w:rPr>
            <w:noProof/>
            <w:webHidden/>
          </w:rPr>
          <w:t>52</w:t>
        </w:r>
        <w:r w:rsidR="00B47D3D">
          <w:rPr>
            <w:noProof/>
            <w:webHidden/>
          </w:rPr>
          <w:fldChar w:fldCharType="end"/>
        </w:r>
      </w:hyperlink>
    </w:p>
    <w:p w14:paraId="64CEE568" w14:textId="1929FABE"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6" w:history="1">
        <w:r w:rsidR="00B47D3D" w:rsidRPr="0048485D">
          <w:rPr>
            <w:rStyle w:val="Hyperlink"/>
            <w:noProof/>
          </w:rPr>
          <w:t>3.5.1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_Toc140671886 \h </w:instrText>
        </w:r>
        <w:r w:rsidR="00B47D3D">
          <w:rPr>
            <w:noProof/>
            <w:webHidden/>
          </w:rPr>
        </w:r>
        <w:r w:rsidR="00B47D3D">
          <w:rPr>
            <w:noProof/>
            <w:webHidden/>
          </w:rPr>
          <w:fldChar w:fldCharType="separate"/>
        </w:r>
        <w:r w:rsidR="00B47D3D">
          <w:rPr>
            <w:noProof/>
            <w:webHidden/>
          </w:rPr>
          <w:t>52</w:t>
        </w:r>
        <w:r w:rsidR="00B47D3D">
          <w:rPr>
            <w:noProof/>
            <w:webHidden/>
          </w:rPr>
          <w:fldChar w:fldCharType="end"/>
        </w:r>
      </w:hyperlink>
    </w:p>
    <w:p w14:paraId="7043A065" w14:textId="75D45BE8"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7" w:history="1">
        <w:r w:rsidR="00B47D3D" w:rsidRPr="0048485D">
          <w:rPr>
            <w:rStyle w:val="Hyperlink"/>
            <w:noProof/>
          </w:rPr>
          <w:t>3.5.2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_Toc140671887 \h </w:instrText>
        </w:r>
        <w:r w:rsidR="00B47D3D">
          <w:rPr>
            <w:noProof/>
            <w:webHidden/>
          </w:rPr>
        </w:r>
        <w:r w:rsidR="00B47D3D">
          <w:rPr>
            <w:noProof/>
            <w:webHidden/>
          </w:rPr>
          <w:fldChar w:fldCharType="separate"/>
        </w:r>
        <w:r w:rsidR="00B47D3D">
          <w:rPr>
            <w:noProof/>
            <w:webHidden/>
          </w:rPr>
          <w:t>54</w:t>
        </w:r>
        <w:r w:rsidR="00B47D3D">
          <w:rPr>
            <w:noProof/>
            <w:webHidden/>
          </w:rPr>
          <w:fldChar w:fldCharType="end"/>
        </w:r>
      </w:hyperlink>
    </w:p>
    <w:p w14:paraId="6D6D25D2" w14:textId="2A651E18"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8" w:history="1">
        <w:r w:rsidR="00B47D3D" w:rsidRPr="0048485D">
          <w:rPr>
            <w:rStyle w:val="Hyperlink"/>
            <w:noProof/>
          </w:rPr>
          <w:t>3.5.3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_Toc140671888 \h </w:instrText>
        </w:r>
        <w:r w:rsidR="00B47D3D">
          <w:rPr>
            <w:noProof/>
            <w:webHidden/>
          </w:rPr>
        </w:r>
        <w:r w:rsidR="00B47D3D">
          <w:rPr>
            <w:noProof/>
            <w:webHidden/>
          </w:rPr>
          <w:fldChar w:fldCharType="separate"/>
        </w:r>
        <w:r w:rsidR="00B47D3D">
          <w:rPr>
            <w:noProof/>
            <w:webHidden/>
          </w:rPr>
          <w:t>63</w:t>
        </w:r>
        <w:r w:rsidR="00B47D3D">
          <w:rPr>
            <w:noProof/>
            <w:webHidden/>
          </w:rPr>
          <w:fldChar w:fldCharType="end"/>
        </w:r>
      </w:hyperlink>
    </w:p>
    <w:p w14:paraId="0F50CF1F" w14:textId="780A6830"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9" w:history="1">
        <w:r w:rsidR="00B47D3D" w:rsidRPr="0048485D">
          <w:rPr>
            <w:rStyle w:val="Hyperlink"/>
            <w:noProof/>
          </w:rPr>
          <w:t>3.6</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Richiesta invio Evidence Request 1</w:t>
        </w:r>
        <w:r w:rsidR="00B47D3D">
          <w:rPr>
            <w:noProof/>
            <w:webHidden/>
          </w:rPr>
          <w:tab/>
        </w:r>
        <w:r w:rsidR="00B47D3D">
          <w:rPr>
            <w:noProof/>
            <w:webHidden/>
          </w:rPr>
          <w:fldChar w:fldCharType="begin"/>
        </w:r>
        <w:r w:rsidR="00B47D3D">
          <w:rPr>
            <w:noProof/>
            <w:webHidden/>
          </w:rPr>
          <w:instrText xml:space="preserve"> PAGEREF _Toc140671889 \h </w:instrText>
        </w:r>
        <w:r w:rsidR="00B47D3D">
          <w:rPr>
            <w:noProof/>
            <w:webHidden/>
          </w:rPr>
        </w:r>
        <w:r w:rsidR="00B47D3D">
          <w:rPr>
            <w:noProof/>
            <w:webHidden/>
          </w:rPr>
          <w:fldChar w:fldCharType="separate"/>
        </w:r>
        <w:r w:rsidR="00B47D3D">
          <w:rPr>
            <w:noProof/>
            <w:webHidden/>
          </w:rPr>
          <w:t>64</w:t>
        </w:r>
        <w:r w:rsidR="00B47D3D">
          <w:rPr>
            <w:noProof/>
            <w:webHidden/>
          </w:rPr>
          <w:fldChar w:fldCharType="end"/>
        </w:r>
      </w:hyperlink>
    </w:p>
    <w:p w14:paraId="2A26860B" w14:textId="6442B5B3"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0" w:history="1">
        <w:r w:rsidR="00B47D3D" w:rsidRPr="0048485D">
          <w:rPr>
            <w:rStyle w:val="Hyperlink"/>
            <w:noProof/>
          </w:rPr>
          <w:t>3.6.1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_Toc140671890 \h </w:instrText>
        </w:r>
        <w:r w:rsidR="00B47D3D">
          <w:rPr>
            <w:noProof/>
            <w:webHidden/>
          </w:rPr>
        </w:r>
        <w:r w:rsidR="00B47D3D">
          <w:rPr>
            <w:noProof/>
            <w:webHidden/>
          </w:rPr>
          <w:fldChar w:fldCharType="separate"/>
        </w:r>
        <w:r w:rsidR="00B47D3D">
          <w:rPr>
            <w:noProof/>
            <w:webHidden/>
          </w:rPr>
          <w:t>65</w:t>
        </w:r>
        <w:r w:rsidR="00B47D3D">
          <w:rPr>
            <w:noProof/>
            <w:webHidden/>
          </w:rPr>
          <w:fldChar w:fldCharType="end"/>
        </w:r>
      </w:hyperlink>
    </w:p>
    <w:p w14:paraId="22F12D2A" w14:textId="2F3FAD05"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1" w:history="1">
        <w:r w:rsidR="00B47D3D" w:rsidRPr="0048485D">
          <w:rPr>
            <w:rStyle w:val="Hyperlink"/>
            <w:noProof/>
          </w:rPr>
          <w:t>3.6.2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_Toc140671891 \h </w:instrText>
        </w:r>
        <w:r w:rsidR="00B47D3D">
          <w:rPr>
            <w:noProof/>
            <w:webHidden/>
          </w:rPr>
        </w:r>
        <w:r w:rsidR="00B47D3D">
          <w:rPr>
            <w:noProof/>
            <w:webHidden/>
          </w:rPr>
          <w:fldChar w:fldCharType="separate"/>
        </w:r>
        <w:r w:rsidR="00B47D3D">
          <w:rPr>
            <w:noProof/>
            <w:webHidden/>
          </w:rPr>
          <w:t>84</w:t>
        </w:r>
        <w:r w:rsidR="00B47D3D">
          <w:rPr>
            <w:noProof/>
            <w:webHidden/>
          </w:rPr>
          <w:fldChar w:fldCharType="end"/>
        </w:r>
      </w:hyperlink>
    </w:p>
    <w:p w14:paraId="195E5D95" w14:textId="72E576CF"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2" w:history="1">
        <w:r w:rsidR="00B47D3D" w:rsidRPr="0048485D">
          <w:rPr>
            <w:rStyle w:val="Hyperlink"/>
            <w:noProof/>
          </w:rPr>
          <w:t>3.6.3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_Toc140671892 \h </w:instrText>
        </w:r>
        <w:r w:rsidR="00B47D3D">
          <w:rPr>
            <w:noProof/>
            <w:webHidden/>
          </w:rPr>
        </w:r>
        <w:r w:rsidR="00B47D3D">
          <w:rPr>
            <w:noProof/>
            <w:webHidden/>
          </w:rPr>
          <w:fldChar w:fldCharType="separate"/>
        </w:r>
        <w:r w:rsidR="00B47D3D">
          <w:rPr>
            <w:noProof/>
            <w:webHidden/>
          </w:rPr>
          <w:t>103</w:t>
        </w:r>
        <w:r w:rsidR="00B47D3D">
          <w:rPr>
            <w:noProof/>
            <w:webHidden/>
          </w:rPr>
          <w:fldChar w:fldCharType="end"/>
        </w:r>
      </w:hyperlink>
    </w:p>
    <w:p w14:paraId="5438CEE1" w14:textId="289952CC"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93" w:history="1">
        <w:r w:rsidR="00B47D3D" w:rsidRPr="0048485D">
          <w:rPr>
            <w:rStyle w:val="Hyperlink"/>
            <w:noProof/>
          </w:rPr>
          <w:t>3.7</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Verifica generazione Evidence Response 1</w:t>
        </w:r>
        <w:r w:rsidR="00B47D3D">
          <w:rPr>
            <w:noProof/>
            <w:webHidden/>
          </w:rPr>
          <w:tab/>
        </w:r>
        <w:r w:rsidR="00B47D3D">
          <w:rPr>
            <w:noProof/>
            <w:webHidden/>
          </w:rPr>
          <w:fldChar w:fldCharType="begin"/>
        </w:r>
        <w:r w:rsidR="00B47D3D">
          <w:rPr>
            <w:noProof/>
            <w:webHidden/>
          </w:rPr>
          <w:instrText xml:space="preserve"> PAGEREF _Toc140671893 \h </w:instrText>
        </w:r>
        <w:r w:rsidR="00B47D3D">
          <w:rPr>
            <w:noProof/>
            <w:webHidden/>
          </w:rPr>
        </w:r>
        <w:r w:rsidR="00B47D3D">
          <w:rPr>
            <w:noProof/>
            <w:webHidden/>
          </w:rPr>
          <w:fldChar w:fldCharType="separate"/>
        </w:r>
        <w:r w:rsidR="00B47D3D">
          <w:rPr>
            <w:noProof/>
            <w:webHidden/>
          </w:rPr>
          <w:t>103</w:t>
        </w:r>
        <w:r w:rsidR="00B47D3D">
          <w:rPr>
            <w:noProof/>
            <w:webHidden/>
          </w:rPr>
          <w:fldChar w:fldCharType="end"/>
        </w:r>
      </w:hyperlink>
    </w:p>
    <w:p w14:paraId="22657EF5" w14:textId="34508E91"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4" w:history="1">
        <w:r w:rsidR="00B47D3D" w:rsidRPr="0048485D">
          <w:rPr>
            <w:rStyle w:val="Hyperlink"/>
            <w:noProof/>
          </w:rPr>
          <w:t>3.7.1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_Toc140671894 \h </w:instrText>
        </w:r>
        <w:r w:rsidR="00B47D3D">
          <w:rPr>
            <w:noProof/>
            <w:webHidden/>
          </w:rPr>
        </w:r>
        <w:r w:rsidR="00B47D3D">
          <w:rPr>
            <w:noProof/>
            <w:webHidden/>
          </w:rPr>
          <w:fldChar w:fldCharType="separate"/>
        </w:r>
        <w:r w:rsidR="00B47D3D">
          <w:rPr>
            <w:noProof/>
            <w:webHidden/>
          </w:rPr>
          <w:t>105</w:t>
        </w:r>
        <w:r w:rsidR="00B47D3D">
          <w:rPr>
            <w:noProof/>
            <w:webHidden/>
          </w:rPr>
          <w:fldChar w:fldCharType="end"/>
        </w:r>
      </w:hyperlink>
    </w:p>
    <w:p w14:paraId="2AC44217" w14:textId="0B540FFD"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5" w:history="1">
        <w:r w:rsidR="00B47D3D" w:rsidRPr="0048485D">
          <w:rPr>
            <w:rStyle w:val="Hyperlink"/>
            <w:noProof/>
          </w:rPr>
          <w:t>3.7.2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_Toc140671895 \h </w:instrText>
        </w:r>
        <w:r w:rsidR="00B47D3D">
          <w:rPr>
            <w:noProof/>
            <w:webHidden/>
          </w:rPr>
        </w:r>
        <w:r w:rsidR="00B47D3D">
          <w:rPr>
            <w:noProof/>
            <w:webHidden/>
          </w:rPr>
          <w:fldChar w:fldCharType="separate"/>
        </w:r>
        <w:r w:rsidR="00B47D3D">
          <w:rPr>
            <w:noProof/>
            <w:webHidden/>
          </w:rPr>
          <w:t>124</w:t>
        </w:r>
        <w:r w:rsidR="00B47D3D">
          <w:rPr>
            <w:noProof/>
            <w:webHidden/>
          </w:rPr>
          <w:fldChar w:fldCharType="end"/>
        </w:r>
      </w:hyperlink>
    </w:p>
    <w:p w14:paraId="462831F7" w14:textId="1431E7FC"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6" w:history="1">
        <w:r w:rsidR="00B47D3D" w:rsidRPr="0048485D">
          <w:rPr>
            <w:rStyle w:val="Hyperlink"/>
            <w:noProof/>
          </w:rPr>
          <w:t>3.7.3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_Toc140671896 \h </w:instrText>
        </w:r>
        <w:r w:rsidR="00B47D3D">
          <w:rPr>
            <w:noProof/>
            <w:webHidden/>
          </w:rPr>
        </w:r>
        <w:r w:rsidR="00B47D3D">
          <w:rPr>
            <w:noProof/>
            <w:webHidden/>
          </w:rPr>
          <w:fldChar w:fldCharType="separate"/>
        </w:r>
        <w:r w:rsidR="00B47D3D">
          <w:rPr>
            <w:noProof/>
            <w:webHidden/>
          </w:rPr>
          <w:t>143</w:t>
        </w:r>
        <w:r w:rsidR="00B47D3D">
          <w:rPr>
            <w:noProof/>
            <w:webHidden/>
          </w:rPr>
          <w:fldChar w:fldCharType="end"/>
        </w:r>
      </w:hyperlink>
    </w:p>
    <w:p w14:paraId="0F11A0C2" w14:textId="68A2D46C"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97" w:history="1">
        <w:r w:rsidR="00B47D3D" w:rsidRPr="0048485D">
          <w:rPr>
            <w:rStyle w:val="Hyperlink"/>
            <w:noProof/>
          </w:rPr>
          <w:t>3.8</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Richiesta invio Evidence Request 2</w:t>
        </w:r>
        <w:r w:rsidR="00B47D3D">
          <w:rPr>
            <w:noProof/>
            <w:webHidden/>
          </w:rPr>
          <w:tab/>
        </w:r>
        <w:r w:rsidR="00B47D3D">
          <w:rPr>
            <w:noProof/>
            <w:webHidden/>
          </w:rPr>
          <w:fldChar w:fldCharType="begin"/>
        </w:r>
        <w:r w:rsidR="00B47D3D">
          <w:rPr>
            <w:noProof/>
            <w:webHidden/>
          </w:rPr>
          <w:instrText xml:space="preserve"> PAGEREF _Toc140671897 \h </w:instrText>
        </w:r>
        <w:r w:rsidR="00B47D3D">
          <w:rPr>
            <w:noProof/>
            <w:webHidden/>
          </w:rPr>
        </w:r>
        <w:r w:rsidR="00B47D3D">
          <w:rPr>
            <w:noProof/>
            <w:webHidden/>
          </w:rPr>
          <w:fldChar w:fldCharType="separate"/>
        </w:r>
        <w:r w:rsidR="00B47D3D">
          <w:rPr>
            <w:noProof/>
            <w:webHidden/>
          </w:rPr>
          <w:t>143</w:t>
        </w:r>
        <w:r w:rsidR="00B47D3D">
          <w:rPr>
            <w:noProof/>
            <w:webHidden/>
          </w:rPr>
          <w:fldChar w:fldCharType="end"/>
        </w:r>
      </w:hyperlink>
    </w:p>
    <w:p w14:paraId="3250E5A7" w14:textId="27F898E6"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8" w:history="1">
        <w:r w:rsidR="00B47D3D" w:rsidRPr="0048485D">
          <w:rPr>
            <w:rStyle w:val="Hyperlink"/>
            <w:noProof/>
          </w:rPr>
          <w:t>3.8.1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_Toc140671898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648713D4" w14:textId="023C4E95"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9" w:history="1">
        <w:r w:rsidR="00B47D3D" w:rsidRPr="0048485D">
          <w:rPr>
            <w:rStyle w:val="Hyperlink"/>
            <w:noProof/>
          </w:rPr>
          <w:t>3.8.2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_Toc140671899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2D1095E4" w14:textId="3A36EEA5"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0" w:history="1">
        <w:r w:rsidR="00B47D3D" w:rsidRPr="0048485D">
          <w:rPr>
            <w:rStyle w:val="Hyperlink"/>
            <w:noProof/>
          </w:rPr>
          <w:t>3.8.3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_Toc140671900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7053188D" w14:textId="3673C265"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1" w:history="1">
        <w:r w:rsidR="00B47D3D" w:rsidRPr="0048485D">
          <w:rPr>
            <w:rStyle w:val="Hyperlink"/>
            <w:noProof/>
          </w:rPr>
          <w:t>3.9</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Verifica generazione Evidence Response 2</w:t>
        </w:r>
        <w:r w:rsidR="00B47D3D">
          <w:rPr>
            <w:noProof/>
            <w:webHidden/>
          </w:rPr>
          <w:tab/>
        </w:r>
        <w:r w:rsidR="00B47D3D">
          <w:rPr>
            <w:noProof/>
            <w:webHidden/>
          </w:rPr>
          <w:fldChar w:fldCharType="begin"/>
        </w:r>
        <w:r w:rsidR="00B47D3D">
          <w:rPr>
            <w:noProof/>
            <w:webHidden/>
          </w:rPr>
          <w:instrText xml:space="preserve"> PAGEREF _Toc140671901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3EE1D96D" w14:textId="554E9E1B"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2" w:history="1">
        <w:r w:rsidR="00B47D3D" w:rsidRPr="0048485D">
          <w:rPr>
            <w:rStyle w:val="Hyperlink"/>
            <w:noProof/>
          </w:rPr>
          <w:t>3.9.1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_Toc140671902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795EFC57" w14:textId="2985256F"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3" w:history="1">
        <w:r w:rsidR="00B47D3D" w:rsidRPr="0048485D">
          <w:rPr>
            <w:rStyle w:val="Hyperlink"/>
            <w:noProof/>
          </w:rPr>
          <w:t>3.9.2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_Toc140671903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4C039C53" w14:textId="654C19F5"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4" w:history="1">
        <w:r w:rsidR="00B47D3D" w:rsidRPr="0048485D">
          <w:rPr>
            <w:rStyle w:val="Hyperlink"/>
            <w:noProof/>
          </w:rPr>
          <w:t>3.9.3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_Toc140671904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41910CC5" w14:textId="2F245F7E"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5" w:history="1">
        <w:r w:rsidR="00B47D3D" w:rsidRPr="0048485D">
          <w:rPr>
            <w:rStyle w:val="Hyperlink"/>
            <w:noProof/>
          </w:rPr>
          <w:t>3.10</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Validazione Codice Fiscale</w:t>
        </w:r>
        <w:r w:rsidR="00B47D3D">
          <w:rPr>
            <w:noProof/>
            <w:webHidden/>
          </w:rPr>
          <w:tab/>
        </w:r>
        <w:r w:rsidR="00B47D3D">
          <w:rPr>
            <w:noProof/>
            <w:webHidden/>
          </w:rPr>
          <w:fldChar w:fldCharType="begin"/>
        </w:r>
        <w:r w:rsidR="00B47D3D">
          <w:rPr>
            <w:noProof/>
            <w:webHidden/>
          </w:rPr>
          <w:instrText xml:space="preserve"> PAGEREF _Toc140671905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74A3BBA1" w14:textId="4976A62B"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6" w:history="1">
        <w:r w:rsidR="00B47D3D" w:rsidRPr="0048485D">
          <w:rPr>
            <w:rStyle w:val="Hyperlink"/>
            <w:noProof/>
          </w:rPr>
          <w:t>3.10.1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_Toc140671906 \h </w:instrText>
        </w:r>
        <w:r w:rsidR="00B47D3D">
          <w:rPr>
            <w:noProof/>
            <w:webHidden/>
          </w:rPr>
        </w:r>
        <w:r w:rsidR="00B47D3D">
          <w:rPr>
            <w:noProof/>
            <w:webHidden/>
          </w:rPr>
          <w:fldChar w:fldCharType="separate"/>
        </w:r>
        <w:r w:rsidR="00B47D3D">
          <w:rPr>
            <w:noProof/>
            <w:webHidden/>
          </w:rPr>
          <w:t>147</w:t>
        </w:r>
        <w:r w:rsidR="00B47D3D">
          <w:rPr>
            <w:noProof/>
            <w:webHidden/>
          </w:rPr>
          <w:fldChar w:fldCharType="end"/>
        </w:r>
      </w:hyperlink>
    </w:p>
    <w:p w14:paraId="4861F611" w14:textId="7675BEA1"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7" w:history="1">
        <w:r w:rsidR="00B47D3D" w:rsidRPr="0048485D">
          <w:rPr>
            <w:rStyle w:val="Hyperlink"/>
            <w:noProof/>
          </w:rPr>
          <w:t>3.10.2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_Toc140671907 \h </w:instrText>
        </w:r>
        <w:r w:rsidR="00B47D3D">
          <w:rPr>
            <w:noProof/>
            <w:webHidden/>
          </w:rPr>
        </w:r>
        <w:r w:rsidR="00B47D3D">
          <w:rPr>
            <w:noProof/>
            <w:webHidden/>
          </w:rPr>
          <w:fldChar w:fldCharType="separate"/>
        </w:r>
        <w:r w:rsidR="00B47D3D">
          <w:rPr>
            <w:noProof/>
            <w:webHidden/>
          </w:rPr>
          <w:t>148</w:t>
        </w:r>
        <w:r w:rsidR="00B47D3D">
          <w:rPr>
            <w:noProof/>
            <w:webHidden/>
          </w:rPr>
          <w:fldChar w:fldCharType="end"/>
        </w:r>
      </w:hyperlink>
    </w:p>
    <w:p w14:paraId="7129B746" w14:textId="62EA4C36"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8" w:history="1">
        <w:r w:rsidR="00B47D3D" w:rsidRPr="0048485D">
          <w:rPr>
            <w:rStyle w:val="Hyperlink"/>
            <w:noProof/>
          </w:rPr>
          <w:t>3.10.3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_Toc140671908 \h </w:instrText>
        </w:r>
        <w:r w:rsidR="00B47D3D">
          <w:rPr>
            <w:noProof/>
            <w:webHidden/>
          </w:rPr>
        </w:r>
        <w:r w:rsidR="00B47D3D">
          <w:rPr>
            <w:noProof/>
            <w:webHidden/>
          </w:rPr>
          <w:fldChar w:fldCharType="separate"/>
        </w:r>
        <w:r w:rsidR="00B47D3D">
          <w:rPr>
            <w:noProof/>
            <w:webHidden/>
          </w:rPr>
          <w:t>150</w:t>
        </w:r>
        <w:r w:rsidR="00B47D3D">
          <w:rPr>
            <w:noProof/>
            <w:webHidden/>
          </w:rPr>
          <w:fldChar w:fldCharType="end"/>
        </w:r>
      </w:hyperlink>
    </w:p>
    <w:p w14:paraId="6868F51C" w14:textId="24A1C935"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9" w:history="1">
        <w:r w:rsidR="00B47D3D" w:rsidRPr="0048485D">
          <w:rPr>
            <w:rStyle w:val="Hyperlink"/>
            <w:noProof/>
          </w:rPr>
          <w:t>3.11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Validazione Codice Fiscale con Supporto</w:t>
        </w:r>
        <w:r w:rsidR="00B47D3D">
          <w:rPr>
            <w:noProof/>
            <w:webHidden/>
          </w:rPr>
          <w:tab/>
        </w:r>
        <w:r w:rsidR="00B47D3D">
          <w:rPr>
            <w:noProof/>
            <w:webHidden/>
          </w:rPr>
          <w:fldChar w:fldCharType="begin"/>
        </w:r>
        <w:r w:rsidR="00B47D3D">
          <w:rPr>
            <w:noProof/>
            <w:webHidden/>
          </w:rPr>
          <w:instrText xml:space="preserve"> PAGEREF _Toc140671909 \h </w:instrText>
        </w:r>
        <w:r w:rsidR="00B47D3D">
          <w:rPr>
            <w:noProof/>
            <w:webHidden/>
          </w:rPr>
        </w:r>
        <w:r w:rsidR="00B47D3D">
          <w:rPr>
            <w:noProof/>
            <w:webHidden/>
          </w:rPr>
          <w:fldChar w:fldCharType="separate"/>
        </w:r>
        <w:r w:rsidR="00B47D3D">
          <w:rPr>
            <w:noProof/>
            <w:webHidden/>
          </w:rPr>
          <w:t>150</w:t>
        </w:r>
        <w:r w:rsidR="00B47D3D">
          <w:rPr>
            <w:noProof/>
            <w:webHidden/>
          </w:rPr>
          <w:fldChar w:fldCharType="end"/>
        </w:r>
      </w:hyperlink>
    </w:p>
    <w:p w14:paraId="1D90169B" w14:textId="1BD07F17"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0" w:history="1">
        <w:r w:rsidR="00B47D3D" w:rsidRPr="0048485D">
          <w:rPr>
            <w:rStyle w:val="Hyperlink"/>
            <w:noProof/>
          </w:rPr>
          <w:t>3.11.1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_Toc140671910 \h </w:instrText>
        </w:r>
        <w:r w:rsidR="00B47D3D">
          <w:rPr>
            <w:noProof/>
            <w:webHidden/>
          </w:rPr>
        </w:r>
        <w:r w:rsidR="00B47D3D">
          <w:rPr>
            <w:noProof/>
            <w:webHidden/>
          </w:rPr>
          <w:fldChar w:fldCharType="separate"/>
        </w:r>
        <w:r w:rsidR="00B47D3D">
          <w:rPr>
            <w:noProof/>
            <w:webHidden/>
          </w:rPr>
          <w:t>151</w:t>
        </w:r>
        <w:r w:rsidR="00B47D3D">
          <w:rPr>
            <w:noProof/>
            <w:webHidden/>
          </w:rPr>
          <w:fldChar w:fldCharType="end"/>
        </w:r>
      </w:hyperlink>
    </w:p>
    <w:p w14:paraId="3BBFED35" w14:textId="44865461"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1" w:history="1">
        <w:r w:rsidR="00B47D3D" w:rsidRPr="0048485D">
          <w:rPr>
            <w:rStyle w:val="Hyperlink"/>
            <w:noProof/>
          </w:rPr>
          <w:t>3.11.2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_Toc140671911 \h </w:instrText>
        </w:r>
        <w:r w:rsidR="00B47D3D">
          <w:rPr>
            <w:noProof/>
            <w:webHidden/>
          </w:rPr>
        </w:r>
        <w:r w:rsidR="00B47D3D">
          <w:rPr>
            <w:noProof/>
            <w:webHidden/>
          </w:rPr>
          <w:fldChar w:fldCharType="separate"/>
        </w:r>
        <w:r w:rsidR="00B47D3D">
          <w:rPr>
            <w:noProof/>
            <w:webHidden/>
          </w:rPr>
          <w:t>152</w:t>
        </w:r>
        <w:r w:rsidR="00B47D3D">
          <w:rPr>
            <w:noProof/>
            <w:webHidden/>
          </w:rPr>
          <w:fldChar w:fldCharType="end"/>
        </w:r>
      </w:hyperlink>
    </w:p>
    <w:p w14:paraId="4CFBED3C" w14:textId="3E6656DC"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2" w:history="1">
        <w:r w:rsidR="00B47D3D" w:rsidRPr="0048485D">
          <w:rPr>
            <w:rStyle w:val="Hyperlink"/>
            <w:noProof/>
          </w:rPr>
          <w:t>3.11.3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_Toc140671912 \h </w:instrText>
        </w:r>
        <w:r w:rsidR="00B47D3D">
          <w:rPr>
            <w:noProof/>
            <w:webHidden/>
          </w:rPr>
        </w:r>
        <w:r w:rsidR="00B47D3D">
          <w:rPr>
            <w:noProof/>
            <w:webHidden/>
          </w:rPr>
          <w:fldChar w:fldCharType="separate"/>
        </w:r>
        <w:r w:rsidR="00B47D3D">
          <w:rPr>
            <w:noProof/>
            <w:webHidden/>
          </w:rPr>
          <w:t>154</w:t>
        </w:r>
        <w:r w:rsidR="00B47D3D">
          <w:rPr>
            <w:noProof/>
            <w:webHidden/>
          </w:rPr>
          <w:fldChar w:fldCharType="end"/>
        </w:r>
      </w:hyperlink>
    </w:p>
    <w:p w14:paraId="77C8EE9C" w14:textId="7B73BB66"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3" w:history="1">
        <w:r w:rsidR="00B47D3D" w:rsidRPr="0048485D">
          <w:rPr>
            <w:rStyle w:val="Hyperlink"/>
            <w:noProof/>
          </w:rPr>
          <w:t>3.12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Attestazione rappresentanza legale</w:t>
        </w:r>
        <w:r w:rsidR="00B47D3D">
          <w:rPr>
            <w:noProof/>
            <w:webHidden/>
          </w:rPr>
          <w:tab/>
        </w:r>
        <w:r w:rsidR="00B47D3D">
          <w:rPr>
            <w:noProof/>
            <w:webHidden/>
          </w:rPr>
          <w:fldChar w:fldCharType="begin"/>
        </w:r>
        <w:r w:rsidR="00B47D3D">
          <w:rPr>
            <w:noProof/>
            <w:webHidden/>
          </w:rPr>
          <w:instrText xml:space="preserve"> PAGEREF _Toc140671913 \h </w:instrText>
        </w:r>
        <w:r w:rsidR="00B47D3D">
          <w:rPr>
            <w:noProof/>
            <w:webHidden/>
          </w:rPr>
        </w:r>
        <w:r w:rsidR="00B47D3D">
          <w:rPr>
            <w:noProof/>
            <w:webHidden/>
          </w:rPr>
          <w:fldChar w:fldCharType="separate"/>
        </w:r>
        <w:r w:rsidR="00B47D3D">
          <w:rPr>
            <w:noProof/>
            <w:webHidden/>
          </w:rPr>
          <w:t>154</w:t>
        </w:r>
        <w:r w:rsidR="00B47D3D">
          <w:rPr>
            <w:noProof/>
            <w:webHidden/>
          </w:rPr>
          <w:fldChar w:fldCharType="end"/>
        </w:r>
      </w:hyperlink>
    </w:p>
    <w:p w14:paraId="7276D260" w14:textId="5DFAA408"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4" w:history="1">
        <w:r w:rsidR="00B47D3D" w:rsidRPr="0048485D">
          <w:rPr>
            <w:rStyle w:val="Hyperlink"/>
            <w:noProof/>
          </w:rPr>
          <w:t>3.12.1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_Toc140671914 \h </w:instrText>
        </w:r>
        <w:r w:rsidR="00B47D3D">
          <w:rPr>
            <w:noProof/>
            <w:webHidden/>
          </w:rPr>
        </w:r>
        <w:r w:rsidR="00B47D3D">
          <w:rPr>
            <w:noProof/>
            <w:webHidden/>
          </w:rPr>
          <w:fldChar w:fldCharType="separate"/>
        </w:r>
        <w:r w:rsidR="00B47D3D">
          <w:rPr>
            <w:noProof/>
            <w:webHidden/>
          </w:rPr>
          <w:t>155</w:t>
        </w:r>
        <w:r w:rsidR="00B47D3D">
          <w:rPr>
            <w:noProof/>
            <w:webHidden/>
          </w:rPr>
          <w:fldChar w:fldCharType="end"/>
        </w:r>
      </w:hyperlink>
    </w:p>
    <w:p w14:paraId="5371A8E1" w14:textId="6919484D"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5" w:history="1">
        <w:r w:rsidR="00B47D3D" w:rsidRPr="0048485D">
          <w:rPr>
            <w:rStyle w:val="Hyperlink"/>
            <w:noProof/>
          </w:rPr>
          <w:t>3.12.2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_Toc140671915 \h </w:instrText>
        </w:r>
        <w:r w:rsidR="00B47D3D">
          <w:rPr>
            <w:noProof/>
            <w:webHidden/>
          </w:rPr>
        </w:r>
        <w:r w:rsidR="00B47D3D">
          <w:rPr>
            <w:noProof/>
            <w:webHidden/>
          </w:rPr>
          <w:fldChar w:fldCharType="separate"/>
        </w:r>
        <w:r w:rsidR="00B47D3D">
          <w:rPr>
            <w:noProof/>
            <w:webHidden/>
          </w:rPr>
          <w:t>156</w:t>
        </w:r>
        <w:r w:rsidR="00B47D3D">
          <w:rPr>
            <w:noProof/>
            <w:webHidden/>
          </w:rPr>
          <w:fldChar w:fldCharType="end"/>
        </w:r>
      </w:hyperlink>
    </w:p>
    <w:p w14:paraId="4A68B141" w14:textId="25A4415F" w:rsidR="00B47D3D" w:rsidRDefault="0060181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6" w:history="1">
        <w:r w:rsidR="00B47D3D" w:rsidRPr="0048485D">
          <w:rPr>
            <w:rStyle w:val="Hyperlink"/>
            <w:noProof/>
          </w:rPr>
          <w:t>3.12.3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_Toc140671916 \h </w:instrText>
        </w:r>
        <w:r w:rsidR="00B47D3D">
          <w:rPr>
            <w:noProof/>
            <w:webHidden/>
          </w:rPr>
        </w:r>
        <w:r w:rsidR="00B47D3D">
          <w:rPr>
            <w:noProof/>
            <w:webHidden/>
          </w:rPr>
          <w:fldChar w:fldCharType="separate"/>
        </w:r>
        <w:r w:rsidR="00B47D3D">
          <w:rPr>
            <w:noProof/>
            <w:webHidden/>
          </w:rPr>
          <w:t>159</w:t>
        </w:r>
        <w:r w:rsidR="00B47D3D">
          <w:rPr>
            <w:noProof/>
            <w:webHidden/>
          </w:rPr>
          <w:fldChar w:fldCharType="end"/>
        </w:r>
      </w:hyperlink>
    </w:p>
    <w:p w14:paraId="2D64EB92" w14:textId="05D33258"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7" w:history="1">
        <w:r w:rsidR="00B47D3D" w:rsidRPr="0048485D">
          <w:rPr>
            <w:rStyle w:val="Hyperlink"/>
            <w:noProof/>
          </w:rPr>
          <w:t>3.13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Codici di Stato HTTP</w:t>
        </w:r>
        <w:r w:rsidR="00B47D3D">
          <w:rPr>
            <w:noProof/>
            <w:webHidden/>
          </w:rPr>
          <w:tab/>
        </w:r>
        <w:r w:rsidR="00B47D3D">
          <w:rPr>
            <w:noProof/>
            <w:webHidden/>
          </w:rPr>
          <w:fldChar w:fldCharType="begin"/>
        </w:r>
        <w:r w:rsidR="00B47D3D">
          <w:rPr>
            <w:noProof/>
            <w:webHidden/>
          </w:rPr>
          <w:instrText xml:space="preserve"> PAGEREF _Toc140671917 \h </w:instrText>
        </w:r>
        <w:r w:rsidR="00B47D3D">
          <w:rPr>
            <w:noProof/>
            <w:webHidden/>
          </w:rPr>
        </w:r>
        <w:r w:rsidR="00B47D3D">
          <w:rPr>
            <w:noProof/>
            <w:webHidden/>
          </w:rPr>
          <w:fldChar w:fldCharType="separate"/>
        </w:r>
        <w:r w:rsidR="00B47D3D">
          <w:rPr>
            <w:noProof/>
            <w:webHidden/>
          </w:rPr>
          <w:t>159</w:t>
        </w:r>
        <w:r w:rsidR="00B47D3D">
          <w:rPr>
            <w:noProof/>
            <w:webHidden/>
          </w:rPr>
          <w:fldChar w:fldCharType="end"/>
        </w:r>
      </w:hyperlink>
    </w:p>
    <w:p w14:paraId="13AE1B88" w14:textId="0D9A6969" w:rsidR="00B47D3D" w:rsidRDefault="0060181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8" w:history="1">
        <w:r w:rsidR="00B47D3D" w:rsidRPr="0048485D">
          <w:rPr>
            <w:rStyle w:val="Hyperlink"/>
            <w:noProof/>
          </w:rPr>
          <w:t>3.14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Tipologie di Errore Applicativo</w:t>
        </w:r>
        <w:r w:rsidR="00B47D3D">
          <w:rPr>
            <w:noProof/>
            <w:webHidden/>
          </w:rPr>
          <w:tab/>
        </w:r>
        <w:r w:rsidR="00B47D3D">
          <w:rPr>
            <w:noProof/>
            <w:webHidden/>
          </w:rPr>
          <w:fldChar w:fldCharType="begin"/>
        </w:r>
        <w:r w:rsidR="00B47D3D">
          <w:rPr>
            <w:noProof/>
            <w:webHidden/>
          </w:rPr>
          <w:instrText xml:space="preserve"> PAGEREF _Toc140671918 \h </w:instrText>
        </w:r>
        <w:r w:rsidR="00B47D3D">
          <w:rPr>
            <w:noProof/>
            <w:webHidden/>
          </w:rPr>
        </w:r>
        <w:r w:rsidR="00B47D3D">
          <w:rPr>
            <w:noProof/>
            <w:webHidden/>
          </w:rPr>
          <w:fldChar w:fldCharType="separate"/>
        </w:r>
        <w:r w:rsidR="00B47D3D">
          <w:rPr>
            <w:noProof/>
            <w:webHidden/>
          </w:rPr>
          <w:t>160</w:t>
        </w:r>
        <w:r w:rsidR="00B47D3D">
          <w:rPr>
            <w:noProof/>
            <w:webHidden/>
          </w:rPr>
          <w:fldChar w:fldCharType="end"/>
        </w:r>
      </w:hyperlink>
    </w:p>
    <w:p w14:paraId="1962DB91" w14:textId="7D61A7BC" w:rsidR="00B47D3D" w:rsidRDefault="0060181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919" w:history="1">
        <w:r w:rsidR="00B47D3D" w:rsidRPr="0048485D">
          <w:rPr>
            <w:rStyle w:val="Hyperlink"/>
            <w:noProof/>
          </w:rPr>
          <w:t>4</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Storico delle modifiche al documento (Changelog)</w:t>
        </w:r>
        <w:r w:rsidR="00B47D3D">
          <w:rPr>
            <w:noProof/>
            <w:webHidden/>
          </w:rPr>
          <w:tab/>
        </w:r>
        <w:r w:rsidR="00B47D3D">
          <w:rPr>
            <w:noProof/>
            <w:webHidden/>
          </w:rPr>
          <w:fldChar w:fldCharType="begin"/>
        </w:r>
        <w:r w:rsidR="00B47D3D">
          <w:rPr>
            <w:noProof/>
            <w:webHidden/>
          </w:rPr>
          <w:instrText xml:space="preserve"> PAGEREF _Toc140671919 \h </w:instrText>
        </w:r>
        <w:r w:rsidR="00B47D3D">
          <w:rPr>
            <w:noProof/>
            <w:webHidden/>
          </w:rPr>
        </w:r>
        <w:r w:rsidR="00B47D3D">
          <w:rPr>
            <w:noProof/>
            <w:webHidden/>
          </w:rPr>
          <w:fldChar w:fldCharType="separate"/>
        </w:r>
        <w:r w:rsidR="00B47D3D">
          <w:rPr>
            <w:noProof/>
            <w:webHidden/>
          </w:rPr>
          <w:t>162</w:t>
        </w:r>
        <w:r w:rsidR="00B47D3D">
          <w:rPr>
            <w:noProof/>
            <w:webHidden/>
          </w:rPr>
          <w:fldChar w:fldCharType="end"/>
        </w:r>
      </w:hyperlink>
    </w:p>
    <w:p w14:paraId="186FF9C2" w14:textId="17E98A5C"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40671848"/>
      <w:r w:rsidRPr="00CF7740">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40671849"/>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4" w:name="_Hlt138324986"/>
      <w:bookmarkStart w:id="15" w:name="_Hlt138324987"/>
      <w:r w:rsidR="00F7303E" w:rsidRPr="00F7303E">
        <w:rPr>
          <w:szCs w:val="24"/>
        </w:rPr>
        <w:t>_</w:t>
      </w:r>
      <w:bookmarkEnd w:id="14"/>
      <w:bookmarkEnd w:id="15"/>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6" w:name="_Toc140671850"/>
      <w:bookmarkEnd w:id="9"/>
      <w:r w:rsidRPr="00CF7740">
        <w:t xml:space="preserve">Ambito </w:t>
      </w:r>
      <w:r w:rsidR="00997EFC" w:rsidRPr="00CF7740">
        <w:t>di riferimento</w:t>
      </w:r>
      <w:bookmarkEnd w:id="16"/>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7"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7"/>
    </w:p>
    <w:p w14:paraId="4AF85C78" w14:textId="712925C1" w:rsidR="0049056A" w:rsidRPr="00CF7740" w:rsidRDefault="00A73807" w:rsidP="00FB6711">
      <w:pPr>
        <w:pStyle w:val="Heading2"/>
      </w:pPr>
      <w:bookmarkStart w:id="18" w:name="_Toc62022671"/>
      <w:bookmarkStart w:id="19" w:name="_Toc66520623"/>
      <w:bookmarkStart w:id="20" w:name="_Toc122245308"/>
      <w:bookmarkStart w:id="21" w:name="_Toc140671851"/>
      <w:bookmarkEnd w:id="0"/>
      <w:bookmarkEnd w:id="1"/>
      <w:bookmarkEnd w:id="2"/>
      <w:bookmarkEnd w:id="3"/>
      <w:r w:rsidRPr="00CF7740">
        <w:t>Glossario Definizioni ed Acronimi</w:t>
      </w:r>
      <w:bookmarkEnd w:id="18"/>
      <w:bookmarkEnd w:id="19"/>
      <w:bookmarkEnd w:id="20"/>
      <w:bookmarkEnd w:id="21"/>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2" w:name="_Ref114562151"/>
      <w:bookmarkStart w:id="23" w:name="_Toc140671852"/>
      <w:bookmarkStart w:id="24" w:name="_Toc531686558"/>
      <w:bookmarkStart w:id="25" w:name="_Toc62022673"/>
      <w:bookmarkStart w:id="26" w:name="_Toc66520625"/>
      <w:bookmarkStart w:id="27" w:name="_Toc122245310"/>
      <w:r w:rsidRPr="00CF7740">
        <w:t>Riferimenti</w:t>
      </w:r>
      <w:bookmarkEnd w:id="22"/>
      <w:bookmarkEnd w:id="23"/>
    </w:p>
    <w:tbl>
      <w:tblPr>
        <w:tblW w:w="5000" w:type="pct"/>
        <w:tblLook w:val="04A0" w:firstRow="1" w:lastRow="0" w:firstColumn="1" w:lastColumn="0" w:noHBand="0" w:noVBand="1"/>
      </w:tblPr>
      <w:tblGrid>
        <w:gridCol w:w="773"/>
        <w:gridCol w:w="1771"/>
        <w:gridCol w:w="7095"/>
      </w:tblGrid>
      <w:tr w:rsidR="00F502CB" w:rsidRPr="00467974"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AF09BE" w:rsidRDefault="00F502CB" w:rsidP="00DB2452">
            <w:pPr>
              <w:pStyle w:val="Corpotesto1"/>
              <w:spacing w:before="120"/>
              <w:ind w:left="0"/>
              <w:rPr>
                <w:b/>
                <w:sz w:val="20"/>
              </w:rPr>
            </w:pPr>
            <w:r w:rsidRPr="00AF09BE">
              <w:rPr>
                <w:b/>
                <w:sz w:val="20"/>
              </w:rPr>
              <w:t>ID</w:t>
            </w:r>
          </w:p>
        </w:tc>
        <w:tc>
          <w:tcPr>
            <w:tcW w:w="1985" w:type="pct"/>
            <w:tcBorders>
              <w:bottom w:val="single" w:sz="18" w:space="0" w:color="012169"/>
            </w:tcBorders>
            <w:shd w:val="clear" w:color="auto" w:fill="auto"/>
            <w:vAlign w:val="center"/>
          </w:tcPr>
          <w:p w14:paraId="349AD97E" w14:textId="41409A11" w:rsidR="00F502CB" w:rsidRPr="00AF09BE" w:rsidRDefault="00F502CB" w:rsidP="00DB2452">
            <w:pPr>
              <w:pStyle w:val="Corpotesto1"/>
              <w:spacing w:before="120"/>
              <w:ind w:left="0"/>
              <w:rPr>
                <w:b/>
                <w:sz w:val="20"/>
              </w:rPr>
            </w:pPr>
            <w:r w:rsidRPr="00AF09BE">
              <w:rPr>
                <w:b/>
                <w:sz w:val="20"/>
              </w:rPr>
              <w:t>Titolo</w:t>
            </w:r>
            <w:r w:rsidR="0025214F" w:rsidRPr="00AF09BE">
              <w:rPr>
                <w:b/>
                <w:sz w:val="20"/>
              </w:rPr>
              <w:t xml:space="preserve"> / Versione</w:t>
            </w:r>
          </w:p>
        </w:tc>
        <w:tc>
          <w:tcPr>
            <w:tcW w:w="2500" w:type="pct"/>
            <w:tcBorders>
              <w:bottom w:val="single" w:sz="18" w:space="0" w:color="012169"/>
            </w:tcBorders>
            <w:shd w:val="clear" w:color="auto" w:fill="auto"/>
            <w:vAlign w:val="center"/>
          </w:tcPr>
          <w:p w14:paraId="3396739E" w14:textId="77777777" w:rsidR="00F502CB" w:rsidRPr="00AF09BE" w:rsidRDefault="00F502CB" w:rsidP="00DB2452">
            <w:pPr>
              <w:pStyle w:val="Corpotesto1"/>
              <w:spacing w:before="120"/>
              <w:ind w:left="0"/>
              <w:rPr>
                <w:b/>
                <w:sz w:val="20"/>
              </w:rPr>
            </w:pPr>
            <w:r w:rsidRPr="00AF09BE">
              <w:rPr>
                <w:b/>
                <w:sz w:val="20"/>
              </w:rPr>
              <w:t>Descrizione</w:t>
            </w:r>
          </w:p>
        </w:tc>
      </w:tr>
      <w:tr w:rsidR="00F502CB" w:rsidRPr="00467974"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28" w:name="_Hlt138324989"/>
            <w:bookmarkStart w:id="29" w:name="_Hlt138325011"/>
            <w:bookmarkStart w:id="30" w:name="DC_01"/>
            <w:bookmarkEnd w:id="28"/>
            <w:bookmarkEnd w:id="29"/>
            <w:r w:rsidRPr="005807B7">
              <w:rPr>
                <w:sz w:val="20"/>
              </w:rPr>
              <w:t>DC_01</w:t>
            </w:r>
            <w:bookmarkEnd w:id="30"/>
          </w:p>
        </w:tc>
        <w:tc>
          <w:tcPr>
            <w:tcW w:w="1985" w:type="pct"/>
            <w:tcBorders>
              <w:top w:val="single" w:sz="8" w:space="0" w:color="012169"/>
              <w:bottom w:val="single" w:sz="8" w:space="0" w:color="012169"/>
            </w:tcBorders>
            <w:shd w:val="clear" w:color="auto" w:fill="auto"/>
            <w:vAlign w:val="center"/>
          </w:tcPr>
          <w:p w14:paraId="06B8140C" w14:textId="56EA6740"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32705C">
              <w:rPr>
                <w:sz w:val="20"/>
                <w:lang w:val="en-US"/>
              </w:rPr>
              <w:t>Giugno 2023</w:t>
            </w:r>
          </w:p>
        </w:tc>
        <w:tc>
          <w:tcPr>
            <w:tcW w:w="2500" w:type="pct"/>
            <w:tcBorders>
              <w:top w:val="single" w:sz="8" w:space="0" w:color="012169"/>
              <w:bottom w:val="single" w:sz="8" w:space="0" w:color="012169"/>
            </w:tcBorders>
            <w:shd w:val="clear" w:color="auto" w:fill="auto"/>
            <w:vAlign w:val="center"/>
          </w:tcPr>
          <w:p w14:paraId="6320D764" w14:textId="77777777" w:rsidR="00F502CB" w:rsidRPr="005807B7" w:rsidRDefault="00F502CB" w:rsidP="00DB2452">
            <w:pPr>
              <w:pStyle w:val="Corpotesto1"/>
              <w:spacing w:before="120"/>
              <w:ind w:left="0"/>
              <w:rPr>
                <w:sz w:val="20"/>
              </w:rPr>
            </w:pPr>
            <w:r w:rsidRPr="005807B7">
              <w:rPr>
                <w:sz w:val="20"/>
              </w:rPr>
              <w:t>Documento</w:t>
            </w:r>
            <w:r w:rsidR="00465C68" w:rsidRPr="005807B7">
              <w:rPr>
                <w:sz w:val="20"/>
              </w:rPr>
              <w:t xml:space="preserve"> </w:t>
            </w:r>
            <w:r w:rsidRPr="005807B7">
              <w:rPr>
                <w:sz w:val="20"/>
              </w:rPr>
              <w:t>che fornisce l’architettura di alto livello</w:t>
            </w:r>
            <w:r w:rsidR="00856909" w:rsidRPr="005807B7">
              <w:rPr>
                <w:sz w:val="20"/>
              </w:rPr>
              <w:t xml:space="preserve"> </w:t>
            </w:r>
            <w:r w:rsidRPr="005807B7">
              <w:rPr>
                <w:sz w:val="20"/>
              </w:rPr>
              <w:t xml:space="preserve">del </w:t>
            </w:r>
            <w:r w:rsidR="00B45CBA" w:rsidRPr="005807B7">
              <w:rPr>
                <w:sz w:val="20"/>
              </w:rPr>
              <w:t>Once-Only</w:t>
            </w:r>
            <w:r w:rsidRPr="005807B7">
              <w:rPr>
                <w:sz w:val="20"/>
              </w:rPr>
              <w:t xml:space="preserve"> Technical System </w:t>
            </w:r>
            <w:r w:rsidR="00856909" w:rsidRPr="005807B7">
              <w:rPr>
                <w:sz w:val="20"/>
              </w:rPr>
              <w:t xml:space="preserve">sulla base della SDG </w:t>
            </w:r>
            <w:r w:rsidRPr="005807B7">
              <w:rPr>
                <w:sz w:val="20"/>
              </w:rPr>
              <w:t xml:space="preserve">Regulation e </w:t>
            </w:r>
            <w:r w:rsidR="00856909" w:rsidRPr="005807B7">
              <w:rPr>
                <w:sz w:val="20"/>
              </w:rPr>
              <w:t>dell’</w:t>
            </w:r>
            <w:r w:rsidRPr="005807B7">
              <w:rPr>
                <w:sz w:val="20"/>
              </w:rPr>
              <w:t>OOTS Implementing Act</w:t>
            </w:r>
          </w:p>
          <w:p w14:paraId="5EE5CB67" w14:textId="0A88386C" w:rsidR="00F502CB" w:rsidRPr="005807B7" w:rsidRDefault="00601810" w:rsidP="00D762F5">
            <w:pPr>
              <w:pStyle w:val="Corpotesto1"/>
              <w:spacing w:before="120"/>
              <w:ind w:left="0"/>
              <w:rPr>
                <w:sz w:val="20"/>
              </w:rPr>
            </w:pPr>
            <w:hyperlink r:id="rId11" w:history="1">
              <w:r w:rsidR="000B693B" w:rsidRPr="005807B7">
                <w:rPr>
                  <w:rStyle w:val="Hyperlink"/>
                  <w:sz w:val="20"/>
                </w:rPr>
                <w:t>https://ec.europa.eu/digital-building-blocks/wikis/display/TDD/OOTS+Technical+Design+Documents+Snapshot+Q2</w:t>
              </w:r>
            </w:hyperlink>
          </w:p>
        </w:tc>
      </w:tr>
      <w:tr w:rsidR="00F502CB" w:rsidRPr="00467974"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1" w:name="DC_02"/>
            <w:r w:rsidRPr="005807B7">
              <w:rPr>
                <w:sz w:val="20"/>
              </w:rPr>
              <w:t>DC_02</w:t>
            </w:r>
            <w:bookmarkEnd w:id="31"/>
          </w:p>
        </w:tc>
        <w:tc>
          <w:tcPr>
            <w:tcW w:w="1985"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r w:rsidRPr="005807B7">
              <w:rPr>
                <w:sz w:val="20"/>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5807B7" w:rsidRDefault="00601810" w:rsidP="00C34831">
            <w:pPr>
              <w:pStyle w:val="Corpotesto1"/>
              <w:spacing w:before="120"/>
              <w:ind w:left="0"/>
              <w:jc w:val="left"/>
              <w:rPr>
                <w:sz w:val="20"/>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8D1251"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2" w:name="DC_03"/>
            <w:r w:rsidRPr="005807B7">
              <w:rPr>
                <w:sz w:val="20"/>
              </w:rPr>
              <w:t>DC_03</w:t>
            </w:r>
            <w:bookmarkEnd w:id="32"/>
          </w:p>
        </w:tc>
        <w:tc>
          <w:tcPr>
            <w:tcW w:w="1985"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B619565" w:rsidR="00F502CB" w:rsidRPr="00D726F8" w:rsidRDefault="008D1251" w:rsidP="0093395C">
            <w:pPr>
              <w:pStyle w:val="Corpotesto1"/>
              <w:ind w:left="0"/>
              <w:rPr>
                <w:rStyle w:val="Hyperlink"/>
              </w:rPr>
            </w:pPr>
            <w:r w:rsidRPr="008D1251">
              <w:rPr>
                <w:rStyle w:val="Hyperlink"/>
                <w:sz w:val="20"/>
              </w:rPr>
              <w:t>https://code.europa.eu/oots/tdd/tdd_chapters/-/tree/master/OOTS-EDM/codelists</w:t>
            </w:r>
          </w:p>
        </w:tc>
      </w:tr>
      <w:tr w:rsidR="005150C9" w:rsidRPr="0046797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33" w:name="DC_04"/>
            <w:r w:rsidRPr="005807B7">
              <w:rPr>
                <w:sz w:val="20"/>
              </w:rPr>
              <w:t>DC_04</w:t>
            </w:r>
            <w:bookmarkEnd w:id="33"/>
          </w:p>
        </w:tc>
        <w:tc>
          <w:tcPr>
            <w:tcW w:w="1985"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Pr="00AF09BE" w:rsidRDefault="00601810" w:rsidP="0093395C">
            <w:pPr>
              <w:pStyle w:val="Corpotesto1"/>
              <w:ind w:left="0"/>
              <w:rPr>
                <w:sz w:val="20"/>
              </w:rPr>
            </w:pPr>
            <w:hyperlink r:id="rId13" w:history="1">
              <w:r w:rsidR="005150C9" w:rsidRPr="00AF09BE">
                <w:rPr>
                  <w:rStyle w:val="Hyperlink"/>
                  <w:sz w:val="20"/>
                </w:rPr>
                <w:t>PDND Interop</w:t>
              </w:r>
              <w:bookmarkStart w:id="34" w:name="_Hlt138325506"/>
              <w:r w:rsidR="005150C9" w:rsidRPr="00AF09BE">
                <w:rPr>
                  <w:rStyle w:val="Hyperlink"/>
                  <w:sz w:val="20"/>
                </w:rPr>
                <w:t>e</w:t>
              </w:r>
              <w:bookmarkEnd w:id="34"/>
              <w:r w:rsidR="005150C9" w:rsidRPr="00AF09BE">
                <w:rPr>
                  <w:rStyle w:val="Hyperlink"/>
                  <w:sz w:val="20"/>
                </w:rPr>
                <w:t>rabilità (pagopa.it)</w:t>
              </w:r>
            </w:hyperlink>
          </w:p>
        </w:tc>
      </w:tr>
      <w:tr w:rsidR="006416C6" w:rsidRPr="005807B7" w14:paraId="1E09FD1B" w14:textId="77777777" w:rsidTr="00B821C8">
        <w:trPr>
          <w:cantSplit/>
        </w:trPr>
        <w:tc>
          <w:tcPr>
            <w:tcW w:w="515"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35" w:name="DC_05"/>
            <w:r w:rsidRPr="005807B7">
              <w:rPr>
                <w:sz w:val="20"/>
              </w:rPr>
              <w:t>DC_05</w:t>
            </w:r>
            <w:bookmarkEnd w:id="35"/>
          </w:p>
        </w:tc>
        <w:tc>
          <w:tcPr>
            <w:tcW w:w="1985"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2500" w:type="pct"/>
            <w:tcBorders>
              <w:top w:val="single" w:sz="8" w:space="0" w:color="012169"/>
              <w:bottom w:val="single" w:sz="8" w:space="0" w:color="012169"/>
            </w:tcBorders>
            <w:shd w:val="clear" w:color="auto" w:fill="auto"/>
            <w:vAlign w:val="center"/>
          </w:tcPr>
          <w:p w14:paraId="525B9257" w14:textId="2A028532" w:rsidR="006416C6" w:rsidRPr="00AF09BE" w:rsidRDefault="00601810" w:rsidP="0093395C">
            <w:pPr>
              <w:pStyle w:val="Corpotesto1"/>
              <w:ind w:left="0"/>
              <w:rPr>
                <w:sz w:val="20"/>
              </w:rPr>
            </w:pPr>
            <w:hyperlink r:id="rId14" w:history="1">
              <w:r w:rsidR="006416C6" w:rsidRPr="00AF09BE">
                <w:rPr>
                  <w:rStyle w:val="Hyperlink"/>
                  <w:sz w:val="20"/>
                </w:rPr>
                <w:t>IpaPortale (indicepa.gov.it)</w:t>
              </w:r>
            </w:hyperlink>
          </w:p>
        </w:tc>
      </w:tr>
      <w:tr w:rsidR="000A1637" w:rsidRPr="005807B7" w14:paraId="3CB8D386" w14:textId="77777777" w:rsidTr="00B821C8">
        <w:trPr>
          <w:cantSplit/>
        </w:trPr>
        <w:tc>
          <w:tcPr>
            <w:tcW w:w="515"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36" w:name="DC_06"/>
            <w:r>
              <w:rPr>
                <w:sz w:val="20"/>
              </w:rPr>
              <w:t>DC_06</w:t>
            </w:r>
            <w:bookmarkEnd w:id="36"/>
          </w:p>
        </w:tc>
        <w:tc>
          <w:tcPr>
            <w:tcW w:w="1985"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ins w:id="37" w:author="Author">
              <w:r w:rsidR="000F5E9A">
                <w:rPr>
                  <w:sz w:val="20"/>
                </w:rPr>
                <w:t xml:space="preserve"> eIDAS</w:t>
              </w:r>
              <w:r w:rsidR="00D77CD7">
                <w:rPr>
                  <w:sz w:val="20"/>
                </w:rPr>
                <w:t xml:space="preserve"> </w:t>
              </w:r>
              <w:r w:rsidR="00E57443">
                <w:rPr>
                  <w:sz w:val="20"/>
                </w:rPr>
                <w:t xml:space="preserve">verifiche relative ai Codici </w:t>
              </w:r>
            </w:ins>
            <w:r w:rsidR="00E57443">
              <w:rPr>
                <w:sz w:val="20"/>
              </w:rPr>
              <w:t>Fiscali</w:t>
            </w:r>
          </w:p>
        </w:tc>
        <w:tc>
          <w:tcPr>
            <w:tcW w:w="2500" w:type="pct"/>
            <w:tcBorders>
              <w:top w:val="single" w:sz="8" w:space="0" w:color="012169"/>
              <w:bottom w:val="single" w:sz="8" w:space="0" w:color="012169"/>
            </w:tcBorders>
            <w:shd w:val="clear" w:color="auto" w:fill="auto"/>
            <w:vAlign w:val="center"/>
          </w:tcPr>
          <w:p w14:paraId="3B3D60D6" w14:textId="18EED960" w:rsidR="000A1637" w:rsidRPr="00F77ED8" w:rsidRDefault="004B0114" w:rsidP="0093395C">
            <w:pPr>
              <w:pStyle w:val="Corpotesto1"/>
              <w:ind w:left="0"/>
              <w:rPr>
                <w:sz w:val="20"/>
              </w:rPr>
            </w:pPr>
            <w:r w:rsidRPr="00F77ED8">
              <w:rPr>
                <w:sz w:val="20"/>
              </w:rPr>
              <w:t>Lista codici fiscali</w:t>
            </w:r>
            <w:commentRangeStart w:id="38"/>
            <w:commentRangeEnd w:id="38"/>
            <w:r>
              <w:rPr>
                <w:rStyle w:val="CommentReference"/>
              </w:rPr>
              <w:commentReference w:id="38"/>
            </w:r>
          </w:p>
        </w:tc>
      </w:tr>
    </w:tbl>
    <w:p w14:paraId="56D13ACF" w14:textId="17BE87CD" w:rsidR="00A73807" w:rsidRPr="00CF7740" w:rsidRDefault="00A73807" w:rsidP="00F55A4F">
      <w:pPr>
        <w:pStyle w:val="Heading1"/>
        <w:spacing w:line="276" w:lineRule="auto"/>
      </w:pPr>
      <w:bookmarkStart w:id="39" w:name="_Toc140671853"/>
      <w:r w:rsidRPr="00CF7740">
        <w:t xml:space="preserve">Contesto </w:t>
      </w:r>
      <w:bookmarkEnd w:id="24"/>
      <w:bookmarkEnd w:id="25"/>
      <w:bookmarkEnd w:id="26"/>
      <w:bookmarkEnd w:id="27"/>
      <w:r w:rsidR="00BC2FE7" w:rsidRPr="00CF7740">
        <w:t>del progetto</w:t>
      </w:r>
      <w:bookmarkEnd w:id="39"/>
    </w:p>
    <w:p w14:paraId="26F803F3" w14:textId="6D55CB87" w:rsidR="00706CD5" w:rsidRPr="00CF7740" w:rsidRDefault="00E41652" w:rsidP="003E7FF7">
      <w:pPr>
        <w:pStyle w:val="Heading2"/>
      </w:pPr>
      <w:bookmarkStart w:id="40" w:name="_Toc140671854"/>
      <w:bookmarkStart w:id="41" w:name="_Toc531686568"/>
      <w:bookmarkStart w:id="42" w:name="_Toc62022683"/>
      <w:bookmarkStart w:id="43" w:name="_Toc66520635"/>
      <w:bookmarkStart w:id="44" w:name="_Toc122245320"/>
      <w:bookmarkStart w:id="45" w:name="_Toc292705896"/>
      <w:r w:rsidRPr="00CF7740">
        <w:t>Diagramma Logico di Architettura</w:t>
      </w:r>
      <w:bookmarkEnd w:id="4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4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4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47" w:name="OLE_LINK55"/>
      <w:r w:rsidR="00F40098" w:rsidRPr="00CF7740">
        <w:t xml:space="preserve">l’Architecture Common </w:t>
      </w:r>
      <w:bookmarkEnd w:id="4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48" w:name="OLE_LINK54"/>
      <w:r w:rsidR="009275E9" w:rsidRPr="00CF7740">
        <w:t>SBD</w:t>
      </w:r>
      <w:bookmarkEnd w:id="4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49" w:name="_Hlt138325009"/>
      <w:r w:rsidR="00F7303E" w:rsidRPr="00F7303E">
        <w:rPr>
          <w:szCs w:val="24"/>
        </w:rPr>
        <w:t>_</w:t>
      </w:r>
      <w:bookmarkEnd w:id="49"/>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50" w:name="OLE_LINK77"/>
    </w:p>
    <w:p w14:paraId="044216EF" w14:textId="56DA5BB7" w:rsidR="0064192D" w:rsidRPr="004374A9" w:rsidRDefault="0064192D" w:rsidP="00E23AC8">
      <w:pPr>
        <w:pStyle w:val="Heading2"/>
      </w:pPr>
      <w:bookmarkStart w:id="51" w:name="_Toc140671855"/>
      <w:bookmarkEnd w:id="50"/>
      <w:r w:rsidRPr="004374A9">
        <w:t>Autenticazione e Autorizzazione tramite PDND</w:t>
      </w:r>
      <w:bookmarkEnd w:id="51"/>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2" w:name="OLE_LINK13"/>
      <w:r w:rsidRPr="00CF7740">
        <w:t>Piattaforma Digitale Nazionale Dati (PDND)</w:t>
      </w:r>
      <w:bookmarkEnd w:id="5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3" w:name="_Ref112657765"/>
      <w:bookmarkStart w:id="5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3"/>
      <w:r w:rsidRPr="00CF7740">
        <w:t xml:space="preserve"> – Rappresentazione dei processi offerti dalla PDND</w:t>
      </w:r>
      <w:bookmarkEnd w:id="5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55" w:name="OLE_LINK61"/>
      <w:r w:rsidRPr="00CF7740">
        <w:rPr>
          <w:szCs w:val="24"/>
        </w:rPr>
        <w:t>L’Access Token emesso dalla PDND consiste in un JWT conforme all’RFC7515</w:t>
      </w:r>
      <w:bookmarkEnd w:id="5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5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56"/>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57" w:name="_Toc140671856"/>
      <w:r>
        <w:rPr>
          <w:b w:val="0"/>
        </w:rPr>
        <w:t>e-Services SDG</w:t>
      </w:r>
      <w:bookmarkEnd w:id="57"/>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service-catalogue_SDG</w:t>
      </w:r>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58" w:name="_Toc140252279"/>
      <w:bookmarkStart w:id="59" w:name="_Toc140589213"/>
      <w:bookmarkStart w:id="60" w:name="_Toc140252282"/>
      <w:bookmarkStart w:id="61" w:name="_Toc140589216"/>
      <w:bookmarkStart w:id="62" w:name="_Toc140252285"/>
      <w:bookmarkStart w:id="63" w:name="_Toc140589219"/>
      <w:bookmarkStart w:id="64" w:name="_Toc140252295"/>
      <w:bookmarkStart w:id="65" w:name="_Toc140589229"/>
      <w:bookmarkStart w:id="66" w:name="_Toc140252278"/>
      <w:bookmarkStart w:id="67" w:name="_Toc140589212"/>
      <w:bookmarkStart w:id="68" w:name="_Toc140252280"/>
      <w:bookmarkStart w:id="69" w:name="_Toc140589214"/>
      <w:bookmarkStart w:id="70" w:name="_Toc140252281"/>
      <w:bookmarkStart w:id="71" w:name="_Toc140589215"/>
      <w:bookmarkStart w:id="72" w:name="_Toc140252283"/>
      <w:bookmarkStart w:id="73" w:name="_Toc140589217"/>
      <w:bookmarkStart w:id="74" w:name="_Toc140252284"/>
      <w:bookmarkStart w:id="75" w:name="_Toc140589218"/>
      <w:bookmarkStart w:id="76" w:name="_Toc140252286"/>
      <w:bookmarkStart w:id="77" w:name="_Toc140589220"/>
      <w:bookmarkStart w:id="78" w:name="_Toc140252287"/>
      <w:bookmarkStart w:id="79" w:name="_Toc140589221"/>
      <w:bookmarkStart w:id="80" w:name="_Toc140252288"/>
      <w:bookmarkStart w:id="81" w:name="_Toc140589222"/>
      <w:bookmarkStart w:id="82" w:name="_Toc140252289"/>
      <w:bookmarkStart w:id="83" w:name="_Toc140589223"/>
      <w:bookmarkStart w:id="84" w:name="_Toc140252290"/>
      <w:bookmarkStart w:id="85" w:name="_Toc140589224"/>
      <w:bookmarkStart w:id="86" w:name="_Toc140252291"/>
      <w:bookmarkStart w:id="87" w:name="_Toc140589225"/>
      <w:bookmarkStart w:id="88" w:name="_Toc140252292"/>
      <w:bookmarkStart w:id="89" w:name="_Toc140589226"/>
      <w:bookmarkStart w:id="90" w:name="_Toc140252293"/>
      <w:bookmarkStart w:id="91" w:name="_Toc140589227"/>
      <w:bookmarkStart w:id="92" w:name="_Toc140252294"/>
      <w:bookmarkStart w:id="93" w:name="_Toc140589228"/>
      <w:bookmarkStart w:id="94" w:name="_Toc1406718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CF7740">
        <w:t>P</w:t>
      </w:r>
      <w:r w:rsidR="00EF2246" w:rsidRPr="00CF7740">
        <w:t>rocess</w:t>
      </w:r>
      <w:r w:rsidR="00BE67D7" w:rsidRPr="00CF7740">
        <w:t xml:space="preserve">i in ambito </w:t>
      </w:r>
      <w:r w:rsidR="00BE67D7" w:rsidRPr="00CF7740" w:rsidDel="00FE577E">
        <w:t>Procedure Portal</w:t>
      </w:r>
      <w:bookmarkEnd w:id="94"/>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95"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95"/>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96" w:name="_Toc140671858"/>
      <w:bookmarkStart w:id="97"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96"/>
    </w:p>
    <w:p w14:paraId="1BB236A0" w14:textId="69FD8FA2" w:rsidR="00C53906" w:rsidRPr="0086776D" w:rsidRDefault="001544D2" w:rsidP="0086776D">
      <w:pPr>
        <w:pStyle w:val="Corpotesto1"/>
        <w:ind w:left="0"/>
      </w:pPr>
      <w:bookmarkStart w:id="98" w:name="_Hlk138757360"/>
      <w:bookmarkEnd w:id="97"/>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98"/>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99" w:name="_Toc140671859"/>
      <w:r w:rsidRPr="00CF7740">
        <w:t>Recupero publicServiceID</w:t>
      </w:r>
      <w:r w:rsidR="00F006D7" w:rsidRPr="00CF7740">
        <w:t xml:space="preserve"> da Catalogo dei servizi</w:t>
      </w:r>
      <w:r w:rsidR="007A2856" w:rsidRPr="00CF7740">
        <w:t xml:space="preserve"> IT</w:t>
      </w:r>
      <w:bookmarkEnd w:id="99"/>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100" w:name="_Ref109839344"/>
      <w:bookmarkStart w:id="101" w:name="_Toc140671860"/>
      <w:r w:rsidRPr="00CF7740">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100"/>
      <w:bookmarkEnd w:id="101"/>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2" w:name="OLE_LINK69"/>
      <w:r w:rsidR="00DC003C" w:rsidRPr="00CF7740">
        <w:rPr>
          <w:i/>
          <w:iCs/>
          <w:lang w:val="pt-BR"/>
        </w:rPr>
        <w:t>retrieveRequirementList</w:t>
      </w:r>
      <w:bookmarkEnd w:id="102"/>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3" w:name="_Toc140671861"/>
      <w:r w:rsidRPr="00CF7740">
        <w:t xml:space="preserve">Recupero </w:t>
      </w:r>
      <w:r w:rsidR="00C75A56" w:rsidRPr="00CF7740">
        <w:t>lista Evidence Type da Evidence Broker</w:t>
      </w:r>
      <w:bookmarkEnd w:id="10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04" w:name="_Toc140671862"/>
      <w:r w:rsidRPr="00CF7740">
        <w:t>Recupero lista Data Service da Data Service Directory</w:t>
      </w:r>
      <w:bookmarkEnd w:id="104"/>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3EA73F31"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105" w:name="_Hlk115171361"/>
      <w:r w:rsidR="00CB1D6E" w:rsidRPr="00CF7740">
        <w:rPr>
          <w:rStyle w:val="normaltextrun"/>
        </w:rPr>
        <w:t>Technical Design Document</w:t>
      </w:r>
      <w:r w:rsidR="00451B71" w:rsidRPr="00CF7740">
        <w:rPr>
          <w:rStyle w:val="normaltextrun"/>
        </w:rPr>
        <w:t xml:space="preserve"> di </w:t>
      </w:r>
      <w:r w:rsidR="00243EFD">
        <w:rPr>
          <w:rStyle w:val="normaltextrun"/>
        </w:rPr>
        <w:t>Giugno 2023</w:t>
      </w:r>
      <w:r w:rsidR="001A6DF5" w:rsidRPr="00CF7740">
        <w:rPr>
          <w:rStyle w:val="normaltextrun"/>
        </w:rPr>
        <w:t xml:space="preserve"> (</w:t>
      </w:r>
      <w:bookmarkEnd w:id="105"/>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06"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07" w:name="_Ref115186126"/>
      <w:bookmarkStart w:id="108" w:name="_Toc140671863"/>
      <w:bookmarkEnd w:id="106"/>
      <w:r w:rsidRPr="00CF7740">
        <w:t xml:space="preserve">Richiesta invio </w:t>
      </w:r>
      <w:r w:rsidR="00D501B5">
        <w:t>Evidence Request</w:t>
      </w:r>
      <w:r w:rsidRPr="00CF7740">
        <w:t xml:space="preserve"> 1</w:t>
      </w:r>
      <w:bookmarkEnd w:id="107"/>
      <w:bookmarkEnd w:id="108"/>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2BC7DD4"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09" w:name="_Ref115185477"/>
      <w:bookmarkStart w:id="110" w:name="_Toc140671864"/>
      <w:bookmarkStart w:id="111" w:name="OLE_LINK12"/>
      <w:r w:rsidRPr="00CF7740">
        <w:t xml:space="preserve">Verifica generazione </w:t>
      </w:r>
      <w:r w:rsidR="00B45CBA">
        <w:t>Evidence Response</w:t>
      </w:r>
      <w:r w:rsidRPr="00CF7740">
        <w:t xml:space="preserve"> 1</w:t>
      </w:r>
      <w:bookmarkEnd w:id="109"/>
      <w:bookmarkEnd w:id="110"/>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090B7291" w14:textId="052D43F9" w:rsidR="001D6B24" w:rsidRPr="00CF7740" w:rsidRDefault="000A0BD3" w:rsidP="00F63742">
      <w:pPr>
        <w:pStyle w:val="Heading3"/>
      </w:pPr>
      <w:bookmarkStart w:id="112" w:name="_Toc140671865"/>
      <w:r w:rsidRPr="00CF7740">
        <w:t xml:space="preserve">Richiesta invio </w:t>
      </w:r>
      <w:r w:rsidR="00D501B5">
        <w:t>Evidence Request</w:t>
      </w:r>
      <w:r w:rsidRPr="00CF7740">
        <w:t xml:space="preserve"> 2</w:t>
      </w:r>
      <w:bookmarkEnd w:id="112"/>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7F24DA0"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113" w:name="_Toc140671866"/>
      <w:r w:rsidRPr="00CF7740">
        <w:t xml:space="preserve">Verifica </w:t>
      </w:r>
      <w:r w:rsidR="002F3BA1" w:rsidRPr="00CF7740">
        <w:t xml:space="preserve">generazione </w:t>
      </w:r>
      <w:r w:rsidR="00B45CBA">
        <w:t>Evidence Response</w:t>
      </w:r>
      <w:r w:rsidR="002F3BA1" w:rsidRPr="00CF7740">
        <w:t xml:space="preserve"> 2</w:t>
      </w:r>
      <w:bookmarkEnd w:id="113"/>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8721F9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0A6D7E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14" w:name="_Ref130391548"/>
      <w:bookmarkStart w:id="115" w:name="_Toc140671867"/>
      <w:r w:rsidRPr="00CF7740">
        <w:t>Servizio validazione Codice fiscale</w:t>
      </w:r>
      <w:r w:rsidR="006965E4">
        <w:t xml:space="preserve"> Base</w:t>
      </w:r>
      <w:bookmarkEnd w:id="114"/>
      <w:bookmarkEnd w:id="115"/>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30"/>
                    <a:stretch>
                      <a:fillRect/>
                    </a:stretch>
                  </pic:blipFill>
                  <pic:spPr>
                    <a:xfrm>
                      <a:off x="0" y="0"/>
                      <a:ext cx="5277600" cy="3830400"/>
                    </a:xfrm>
                    <a:prstGeom prst="rect">
                      <a:avLst/>
                    </a:prstGeom>
                  </pic:spPr>
                </pic:pic>
              </a:graphicData>
            </a:graphic>
          </wp:inline>
        </w:drawing>
      </w:r>
    </w:p>
    <w:p w14:paraId="022871B2" w14:textId="2A5B80B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16" w:name="OLE_LINK17"/>
      <w:r w:rsidR="006F02F8" w:rsidRPr="00CF7740">
        <w:t>dall’Agenzia dell</w:t>
      </w:r>
      <w:r w:rsidR="00207BB6">
        <w:t xml:space="preserve">e </w:t>
      </w:r>
      <w:r w:rsidR="00955B1C">
        <w:t>E</w:t>
      </w:r>
      <w:r w:rsidR="006F02F8" w:rsidRPr="00CF7740">
        <w:t xml:space="preserve">ntrate </w:t>
      </w:r>
      <w:bookmarkEnd w:id="116"/>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50DB23AA"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17" w:name="_Toc140671868"/>
      <w:r w:rsidRPr="00CF7740">
        <w:t>Servizio validazione Codice fiscale</w:t>
      </w:r>
      <w:r>
        <w:t xml:space="preserve"> </w:t>
      </w:r>
      <w:r w:rsidR="00CA3D93">
        <w:t>Avanzato</w:t>
      </w:r>
      <w:bookmarkEnd w:id="117"/>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31"/>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18" w:name="_Hlt138082506"/>
      <w:bookmarkStart w:id="119" w:name="_Toc135929649"/>
      <w:bookmarkStart w:id="120" w:name="_Toc140671869"/>
      <w:bookmarkEnd w:id="118"/>
      <w:r>
        <w:rPr>
          <w:rStyle w:val="ui-provider"/>
        </w:rPr>
        <w:t>Servizio attestazione rappresentanza legale</w:t>
      </w:r>
      <w:bookmarkEnd w:id="119"/>
      <w:bookmarkEnd w:id="120"/>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32"/>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21" w:name="_Toc115088781"/>
      <w:bookmarkStart w:id="122" w:name="_Ref116310038"/>
      <w:bookmarkStart w:id="123" w:name="_Toc140671870"/>
      <w:bookmarkEnd w:id="121"/>
      <w:r w:rsidRPr="00CF7740">
        <w:t>Specifiche tecniche</w:t>
      </w:r>
      <w:bookmarkEnd w:id="122"/>
      <w:bookmarkEnd w:id="123"/>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24" w:name="OLE_LINK36"/>
      <w:r w:rsidR="00EC2C6E" w:rsidRPr="00CF7740">
        <w:t>istanziazione</w:t>
      </w:r>
      <w:bookmarkEnd w:id="124"/>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25"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A07372">
        <w:fldChar w:fldCharType="separate"/>
      </w:r>
      <w:r w:rsidR="00EA373C">
        <w:fldChar w:fldCharType="end"/>
      </w:r>
      <w:bookmarkEnd w:id="125"/>
      <w:r w:rsidR="00EA373C">
        <w:t xml:space="preserve"> </w:t>
      </w:r>
      <w:bookmarkStart w:id="126" w:name="_Hlt135832994"/>
      <w:r w:rsidR="009E7A46">
        <w:t>c</w:t>
      </w:r>
      <w:bookmarkEnd w:id="126"/>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A07372">
        <w:fldChar w:fldCharType="separate"/>
      </w:r>
      <w:r>
        <w:fldChar w:fldCharType="end"/>
      </w:r>
      <w:bookmarkStart w:id="127"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27"/>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67B7608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 xml:space="preserve"> 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28" w:name="_Hlt135833059"/>
      <w:r w:rsidR="00596576" w:rsidRPr="00257097">
        <w:rPr>
          <w:rFonts w:ascii="Trebuchet MS" w:hAnsi="Trebuchet MS"/>
          <w:sz w:val="24"/>
          <w:lang w:eastAsia="it-IT"/>
        </w:rPr>
        <w:t>.</w:t>
      </w:r>
      <w:bookmarkEnd w:id="128"/>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601810">
      <w:pPr>
        <w:pStyle w:val="Corpotesto10000"/>
        <w:numPr>
          <w:ilvl w:val="0"/>
          <w:numId w:val="31"/>
        </w:numPr>
        <w:spacing w:before="360"/>
        <w:rPr>
          <w:rStyle w:val="normaltextrun"/>
          <w:bCs/>
          <w:sz w:val="20"/>
          <w:szCs w:val="16"/>
        </w:rPr>
      </w:pPr>
      <w:hyperlink r:id="rId33"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29" w:name="OLE_LINK96"/>
    <w:bookmarkStart w:id="130"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29"/>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D610A4D"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Technical Design Document</w:t>
      </w:r>
      <w:r w:rsidR="001A4309">
        <w:rPr>
          <w:rStyle w:val="normaltextrun"/>
        </w:rPr>
        <w:t xml:space="preserve"> / Giugno 2023</w:t>
      </w:r>
      <w:r w:rsidR="00320AEA" w:rsidRPr="00320AEA">
        <w:rPr>
          <w:rStyle w:val="normaltextrun"/>
        </w:rPr>
        <w:t xml:space="preserve"> </w:t>
      </w:r>
      <w:r w:rsidR="00320AEA" w:rsidRPr="00966BD0">
        <w:rPr>
          <w:rStyle w:val="normaltextrun"/>
          <w:szCs w:val="24"/>
        </w:rPr>
        <w:t xml:space="preserve">(cfr. </w:t>
      </w:r>
      <w:bookmarkEnd w:id="130"/>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31" w:name="_Ref115176152"/>
      <w:bookmarkStart w:id="132" w:name="_Ref115176164"/>
      <w:bookmarkStart w:id="133" w:name="_Toc140671871"/>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31"/>
      <w:bookmarkEnd w:id="132"/>
      <w:bookmarkEnd w:id="133"/>
    </w:p>
    <w:p w14:paraId="7F6E6F04" w14:textId="6AE36AFB" w:rsidR="00BC6AE6" w:rsidRPr="001E190F" w:rsidRDefault="005B1AE6" w:rsidP="001E190F">
      <w:pPr>
        <w:rPr>
          <w:rStyle w:val="normaltextrun"/>
          <w:u w:val="single"/>
        </w:rPr>
      </w:pPr>
      <w:bookmarkStart w:id="134"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689415E9"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B17E34" w:rsidRPr="0086776D" w:rsidDel="00B17E34">
        <w:t xml:space="preserve"> </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35" w:name="_Toc140671872"/>
      <w:bookmarkEnd w:id="134"/>
      <w:r w:rsidRPr="0086776D">
        <w:t xml:space="preserve">Descrizione </w:t>
      </w:r>
      <w:bookmarkStart w:id="136" w:name="_Hlk138757417"/>
      <w:r w:rsidR="0009676E" w:rsidRPr="0086776D">
        <w:t>redirect</w:t>
      </w:r>
      <w:bookmarkEnd w:id="136"/>
      <w:bookmarkEnd w:id="135"/>
    </w:p>
    <w:p w14:paraId="6A2F2466" w14:textId="443A2756" w:rsidR="0030742B" w:rsidRPr="0086776D" w:rsidRDefault="00576B44" w:rsidP="0030742B">
      <w:bookmarkStart w:id="137"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A07372"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37"/>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38" w:name="_Ref115176472"/>
      <w:bookmarkStart w:id="139" w:name="_Toc140671873"/>
      <w:r w:rsidRPr="00CF7740">
        <w:t xml:space="preserve">Recupero IdPublicService da </w:t>
      </w:r>
      <w:r w:rsidR="007A2856" w:rsidRPr="00CF7740">
        <w:t>Catalogo dei servizi IT</w:t>
      </w:r>
      <w:bookmarkEnd w:id="138"/>
      <w:bookmarkEnd w:id="139"/>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140"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140"/>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4"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41" w:name="_Toc140671874"/>
      <w:r w:rsidRPr="00CF7740">
        <w:t>Input</w:t>
      </w:r>
      <w:bookmarkEnd w:id="141"/>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4CC3725"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5BB4EF1D" w:rsidR="006B1BF6" w:rsidRPr="00CF7740" w:rsidRDefault="00122213" w:rsidP="00B821C8">
            <w:pPr>
              <w:spacing w:after="120"/>
              <w:jc w:val="left"/>
              <w:rPr>
                <w:rFonts w:cstheme="minorHAnsi"/>
                <w:color w:val="000000" w:themeColor="text1"/>
                <w:sz w:val="18"/>
                <w:szCs w:val="18"/>
              </w:rPr>
            </w:pPr>
            <w:bookmarkStart w:id="142"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42"/>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43" w:name="_Toc140671875"/>
      <w:r w:rsidRPr="00CF7740">
        <w:t>Output</w:t>
      </w:r>
      <w:r w:rsidR="006B1BF6" w:rsidRPr="00CF7740">
        <w:t xml:space="preserve"> e Gestione degli errori</w:t>
      </w:r>
      <w:bookmarkEnd w:id="143"/>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5"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eu</w:t>
            </w:r>
            <w:r w:rsidR="008457EE" w:rsidRPr="00AF09BE">
              <w:rPr>
                <w:rFonts w:cstheme="minorHAnsi"/>
                <w:bCs/>
                <w:i/>
                <w:sz w:val="18"/>
                <w:szCs w:val="18"/>
                <w:lang w:bidi="en-US"/>
              </w:rPr>
              <w:t>PublicService</w:t>
            </w:r>
            <w:r w:rsidRPr="00AF09BE">
              <w:rPr>
                <w:rFonts w:cstheme="minorHAnsi"/>
                <w:bCs/>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2DA1B0CA"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r w:rsidR="00C64452">
              <w:rPr>
                <w:rFonts w:cstheme="minorHAnsi"/>
                <w:bCs/>
                <w:i/>
                <w:sz w:val="18"/>
                <w:szCs w:val="18"/>
                <w:lang w:bidi="en-US"/>
              </w:rPr>
              <w:t xml:space="preserve"> </w:t>
            </w:r>
            <w:r w:rsidRPr="00CF7740">
              <w:rPr>
                <w:rFonts w:cstheme="minorHAnsi"/>
                <w:bCs/>
                <w:i/>
                <w:sz w:val="18"/>
                <w:szCs w:val="18"/>
                <w:lang w:bidi="en-US"/>
              </w:rPr>
              <w:t>=</w:t>
            </w:r>
            <w:r w:rsidR="00ED4D06">
              <w:rPr>
                <w:rFonts w:cstheme="minorHAnsi"/>
                <w:bCs/>
                <w:i/>
                <w:sz w:val="18"/>
                <w:szCs w:val="18"/>
                <w:lang w:bidi="en-US"/>
              </w:rPr>
              <w:t xml:space="preserve"> “</w:t>
            </w:r>
            <w:r w:rsidR="007B5D11">
              <w:rPr>
                <w:rFonts w:cstheme="minorHAnsi"/>
                <w:bCs/>
                <w:i/>
                <w:sz w:val="18"/>
                <w:szCs w:val="18"/>
                <w:lang w:bidi="en-US"/>
              </w:rPr>
              <w:t>X1.1</w:t>
            </w:r>
            <w:r w:rsidRPr="00CF7740">
              <w:rPr>
                <w:rFonts w:cstheme="minorHAnsi"/>
                <w:bCs/>
                <w:i/>
                <w:sz w:val="18"/>
                <w:szCs w:val="18"/>
                <w:lang w:bidi="en-US"/>
              </w:rPr>
              <w:t>”</w:t>
            </w:r>
            <w:r w:rsidR="00C608C6">
              <w:rPr>
                <w:rFonts w:cstheme="minorHAnsi"/>
                <w:bCs/>
                <w:i/>
                <w:sz w:val="18"/>
                <w:szCs w:val="18"/>
                <w:lang w:bidi="en-US"/>
              </w:rPr>
              <w:br/>
            </w:r>
            <w:r w:rsidR="00C608C6">
              <w:rPr>
                <w:rFonts w:cstheme="minorHAnsi"/>
                <w:bCs/>
                <w:i/>
                <w:sz w:val="18"/>
                <w:szCs w:val="18"/>
                <w:lang w:bidi="en-US"/>
              </w:rPr>
              <w:br/>
              <w:t>Sarà un input per GetRequirementList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0B7E99AF" w:rsidR="000456BF" w:rsidRPr="00CF7740" w:rsidRDefault="000456BF" w:rsidP="00E01718">
            <w:pPr>
              <w:spacing w:after="120"/>
              <w:rPr>
                <w:rFonts w:cstheme="minorHAnsi"/>
                <w:bCs/>
                <w:sz w:val="18"/>
                <w:szCs w:val="18"/>
              </w:rPr>
            </w:pPr>
            <w:r w:rsidRPr="00CF7740">
              <w:rPr>
                <w:rFonts w:cstheme="minorHAnsi"/>
                <w:bCs/>
                <w:sz w:val="18"/>
                <w:szCs w:val="18"/>
              </w:rPr>
              <w:t>name=</w:t>
            </w:r>
            <w:r w:rsidR="00DC2F2D">
              <w:rPr>
                <w:rFonts w:cstheme="minorHAnsi"/>
                <w:bCs/>
                <w:sz w:val="18"/>
                <w:szCs w:val="18"/>
              </w:rPr>
              <w:t xml:space="preserve"> </w:t>
            </w:r>
            <w:r w:rsidRPr="00CF7740">
              <w:rPr>
                <w:rFonts w:cstheme="minorHAnsi"/>
                <w:bCs/>
                <w:sz w:val="18"/>
                <w:szCs w:val="18"/>
              </w:rPr>
              <w:t>”Anagrafica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021EFE8A"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86C0A01" w:rsidR="000456BF" w:rsidRPr="00CF7740" w:rsidRDefault="000456BF" w:rsidP="00E01718">
            <w:pPr>
              <w:rPr>
                <w:rFonts w:cstheme="minorHAnsi"/>
                <w:sz w:val="18"/>
                <w:szCs w:val="18"/>
              </w:rPr>
            </w:pP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43B68EB0"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parentPublicServiceId</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47D68D06"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univoco d</w:t>
            </w:r>
            <w:r>
              <w:rPr>
                <w:rFonts w:cstheme="minorHAnsi"/>
                <w:bCs/>
                <w:i/>
                <w:sz w:val="18"/>
                <w:szCs w:val="18"/>
                <w:lang w:bidi="en-US"/>
              </w:rPr>
              <w:t>ella Procedura</w:t>
            </w:r>
          </w:p>
          <w:p w14:paraId="491ECEF8"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7E7787CD" w14:textId="5918D9CB" w:rsidR="004D17FA" w:rsidRPr="00CF7740" w:rsidRDefault="006878F0">
            <w:pPr>
              <w:rPr>
                <w:rFonts w:cstheme="minorHAnsi"/>
                <w:sz w:val="18"/>
                <w:szCs w:val="18"/>
              </w:rPr>
            </w:pPr>
            <w:r w:rsidRPr="00CF7740">
              <w:rPr>
                <w:rFonts w:cstheme="minorHAnsi"/>
                <w:bCs/>
                <w:i/>
                <w:sz w:val="18"/>
                <w:szCs w:val="18"/>
                <w:lang w:bidi="en-US"/>
              </w:rPr>
              <w:t>eu</w:t>
            </w:r>
            <w:r>
              <w:rPr>
                <w:rFonts w:cstheme="minorHAnsi"/>
                <w:bCs/>
                <w:i/>
                <w:sz w:val="18"/>
                <w:szCs w:val="18"/>
                <w:lang w:bidi="en-US"/>
              </w:rPr>
              <w:t>PublicService</w:t>
            </w:r>
            <w:r w:rsidRPr="00CF7740">
              <w:rPr>
                <w:rFonts w:cstheme="minorHAnsi"/>
                <w:bCs/>
                <w:i/>
                <w:sz w:val="18"/>
                <w:szCs w:val="18"/>
                <w:lang w:bidi="en-US"/>
              </w:rPr>
              <w:t>Id</w:t>
            </w:r>
            <w:r>
              <w:rPr>
                <w:rFonts w:cstheme="minorHAnsi"/>
                <w:bCs/>
                <w:i/>
                <w:sz w:val="18"/>
                <w:szCs w:val="18"/>
                <w:lang w:bidi="en-US"/>
              </w:rPr>
              <w:t xml:space="preserve"> </w:t>
            </w:r>
            <w:r w:rsidRPr="00CF7740">
              <w:rPr>
                <w:rFonts w:cstheme="minorHAnsi"/>
                <w:bCs/>
                <w:i/>
                <w:sz w:val="18"/>
                <w:szCs w:val="18"/>
                <w:lang w:bidi="en-US"/>
              </w:rPr>
              <w:t>=</w:t>
            </w:r>
            <w:r>
              <w:rPr>
                <w:rFonts w:cstheme="minorHAnsi"/>
                <w:bCs/>
                <w:i/>
                <w:sz w:val="18"/>
                <w:szCs w:val="18"/>
                <w:lang w:bidi="en-US"/>
              </w:rPr>
              <w:t xml:space="preserve"> “X1”</w:t>
            </w:r>
            <w:r>
              <w:rPr>
                <w:rFonts w:cstheme="minorHAnsi"/>
                <w:bCs/>
                <w:i/>
                <w:sz w:val="18"/>
                <w:szCs w:val="18"/>
                <w:lang w:bidi="en-US"/>
              </w:rPr>
              <w:br/>
            </w:r>
            <w:r>
              <w:rPr>
                <w:rFonts w:cstheme="minorHAnsi"/>
                <w:bCs/>
                <w:i/>
                <w:sz w:val="18"/>
                <w:szCs w:val="18"/>
                <w:lang w:bidi="en-US"/>
              </w:rPr>
              <w:br/>
              <w:t>Sarà un input per EvidenceRequest, parametro “procedura”</w:t>
            </w:r>
            <w:r w:rsidRPr="00CF7740" w:rsidDel="007F0964">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r>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0DDCA270"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tecnico del</w:t>
            </w:r>
            <w:r>
              <w:rPr>
                <w:rFonts w:cstheme="minorHAnsi"/>
                <w:bCs/>
                <w:i/>
                <w:sz w:val="18"/>
                <w:szCs w:val="18"/>
                <w:lang w:bidi="en-US"/>
              </w:rPr>
              <w:t>la Procedura</w:t>
            </w:r>
          </w:p>
          <w:p w14:paraId="176ED1A0"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56904AD8" w14:textId="30A874AE" w:rsidR="004D17FA" w:rsidRPr="00CF7740" w:rsidRDefault="006878F0">
            <w:pPr>
              <w:rPr>
                <w:rFonts w:cstheme="minorHAnsi"/>
                <w:sz w:val="18"/>
                <w:szCs w:val="18"/>
              </w:rPr>
            </w:pPr>
            <w:r w:rsidRPr="00CF7740">
              <w:rPr>
                <w:rFonts w:cstheme="minorHAnsi"/>
                <w:bCs/>
                <w:i/>
                <w:sz w:val="18"/>
                <w:szCs w:val="18"/>
                <w:lang w:bidi="en-US"/>
              </w:rPr>
              <w:t>publicServiceId=10</w:t>
            </w:r>
            <w:r>
              <w:rPr>
                <w:rFonts w:cstheme="minorHAnsi"/>
                <w:bCs/>
                <w:i/>
                <w:sz w:val="18"/>
                <w:szCs w:val="18"/>
                <w:lang w:bidi="en-US"/>
              </w:rPr>
              <w:t>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C8522F">
        <w:trPr>
          <w:tblHeader/>
        </w:trPr>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44" w:name="_Toc140671876"/>
      <w:bookmarkStart w:id="145" w:name="OLE_LINK1"/>
      <w:r w:rsidRPr="00CF7740">
        <w:t>OpenAPI 3</w:t>
      </w:r>
      <w:bookmarkEnd w:id="144"/>
    </w:p>
    <w:bookmarkEnd w:id="145"/>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601810" w:rsidP="00B821C8">
      <w:pPr>
        <w:spacing w:after="240"/>
      </w:pPr>
      <w:hyperlink r:id="rId36"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146" w:name="_Ref113021066"/>
      <w:bookmarkStart w:id="147" w:name="_Toc140671877"/>
      <w:r w:rsidRPr="00CF7740">
        <w:rPr>
          <w:lang w:val="en-US"/>
        </w:rPr>
        <w:t>Recupero RequirementList da Evidence Broker IT</w:t>
      </w:r>
      <w:bookmarkEnd w:id="146"/>
      <w:bookmarkEnd w:id="147"/>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48" w:name="OLE_LINK56"/>
      <w:r w:rsidR="00FC3064" w:rsidRPr="00413B4F">
        <w:rPr>
          <w:rStyle w:val="normaltextrun"/>
          <w:rFonts w:ascii="Courier New" w:hAnsi="Courier New" w:cs="Courier New"/>
          <w:b/>
          <w:lang w:val="en-US"/>
        </w:rPr>
        <w:t>retrieveRequirementList</w:t>
      </w:r>
      <w:bookmarkEnd w:id="148"/>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7">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49" w:name="_Toc140671878"/>
      <w:r w:rsidRPr="00CF7740">
        <w:t>Input</w:t>
      </w:r>
      <w:bookmarkEnd w:id="149"/>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50" w:name="OLE_LINK4"/>
            <w:r w:rsidRPr="00CF7740">
              <w:rPr>
                <w:rFonts w:cstheme="minorHAnsi"/>
                <w:color w:val="000000" w:themeColor="text1"/>
                <w:sz w:val="18"/>
                <w:szCs w:val="18"/>
              </w:rPr>
              <w:t>Authorization</w:t>
            </w:r>
            <w:bookmarkEnd w:id="150"/>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51"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51"/>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52" w:name="OLE_LINK10"/>
            <w:r w:rsidRPr="00CF7740">
              <w:rPr>
                <w:rFonts w:cstheme="minorHAnsi"/>
                <w:color w:val="000000" w:themeColor="text1"/>
                <w:sz w:val="18"/>
                <w:szCs w:val="18"/>
              </w:rPr>
              <w:t>queryId</w:t>
            </w:r>
            <w:bookmarkEnd w:id="152"/>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53" w:name="OLE_LINK123"/>
            <w:bookmarkStart w:id="154" w:name="OLE_LINK5"/>
            <w:r w:rsidRPr="00CF7740">
              <w:rPr>
                <w:rFonts w:cstheme="minorHAnsi"/>
                <w:color w:val="000000" w:themeColor="text1"/>
                <w:sz w:val="18"/>
                <w:szCs w:val="18"/>
              </w:rPr>
              <w:t>procedure-id</w:t>
            </w:r>
            <w:bookmarkEnd w:id="153"/>
          </w:p>
          <w:bookmarkEnd w:id="154"/>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05E8DECB"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w:t>
            </w:r>
            <w:r w:rsidR="003D68A1">
              <w:rPr>
                <w:rFonts w:cstheme="minorHAnsi"/>
                <w:color w:val="000000" w:themeColor="text1"/>
                <w:sz w:val="18"/>
                <w:szCs w:val="18"/>
              </w:rPr>
              <w:t>z</w:t>
            </w:r>
            <w:r w:rsidRPr="00CF7740">
              <w:rPr>
                <w:rFonts w:cstheme="minorHAnsi"/>
                <w:color w:val="000000" w:themeColor="text1"/>
                <w:sz w:val="18"/>
                <w:szCs w:val="18"/>
              </w:rPr>
              <w:t>zato al fine di filtrare i Requirement utilizzati solo in uno specifico Stato Membro.</w:t>
            </w:r>
          </w:p>
          <w:p w14:paraId="2E602986" w14:textId="69E2CFD4"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4BDC3FED"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r w:rsidR="00BD0802">
              <w:rPr>
                <w:rFonts w:cstheme="minorBidi"/>
                <w:color w:val="000000" w:themeColor="text1"/>
                <w:sz w:val="18"/>
                <w:szCs w:val="18"/>
              </w:rPr>
              <w:t>.</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6DC791F"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r w:rsidR="00BD0802">
              <w:rPr>
                <w:rFonts w:cstheme="minorHAnsi"/>
                <w:color w:val="000000" w:themeColor="text1"/>
                <w:sz w:val="18"/>
                <w:szCs w:val="18"/>
              </w:rPr>
              <w:t>.</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55" w:name="_Risposta_e_Gestione"/>
      <w:bookmarkStart w:id="156" w:name="_Toc97822133"/>
      <w:bookmarkStart w:id="157" w:name="OLE_LINK104"/>
      <w:bookmarkStart w:id="158" w:name="OLE_LINK105"/>
      <w:bookmarkStart w:id="159" w:name="_Ref115088422"/>
      <w:bookmarkStart w:id="160" w:name="_Ref115088429"/>
      <w:bookmarkStart w:id="161" w:name="_Toc140671879"/>
      <w:bookmarkEnd w:id="155"/>
      <w:r w:rsidRPr="00CF7740">
        <w:t>Output</w:t>
      </w:r>
      <w:r w:rsidR="00B36AC9" w:rsidRPr="00CF7740">
        <w:t xml:space="preserve"> e Gestione degli errori</w:t>
      </w:r>
      <w:bookmarkEnd w:id="156"/>
      <w:bookmarkEnd w:id="157"/>
      <w:bookmarkEnd w:id="158"/>
      <w:bookmarkEnd w:id="159"/>
      <w:bookmarkEnd w:id="160"/>
      <w:bookmarkEnd w:id="161"/>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C8522F">
        <w:trPr>
          <w:tblHeader/>
        </w:trPr>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62" w:name="OLE_LINK98"/>
            <w:r w:rsidRPr="00CF7740">
              <w:rPr>
                <w:rFonts w:cstheme="minorHAnsi"/>
                <w:sz w:val="18"/>
                <w:szCs w:val="18"/>
                <w:lang w:bidi="en-US"/>
              </w:rPr>
              <w:t>status</w:t>
            </w:r>
            <w:bookmarkEnd w:id="162"/>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08B5220F"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63" w:name="OLE_LINK6"/>
            <w:r w:rsidRPr="00C4066F">
              <w:rPr>
                <w:rFonts w:cstheme="minorHAnsi"/>
                <w:sz w:val="18"/>
                <w:szCs w:val="18"/>
                <w:lang w:eastAsia="en-US"/>
              </w:rPr>
              <w:t>RegistryObject</w:t>
            </w:r>
            <w:bookmarkEnd w:id="163"/>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75760B4"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0E258587" w:rsidR="00DF218E" w:rsidRPr="00CF7740" w:rsidRDefault="00735D0B" w:rsidP="00E01718">
            <w:pPr>
              <w:rPr>
                <w:rFonts w:cstheme="minorHAnsi"/>
                <w:sz w:val="18"/>
                <w:szCs w:val="18"/>
                <w:lang w:bidi="en-US"/>
              </w:rPr>
            </w:pPr>
            <w:r>
              <w:rPr>
                <w:rFonts w:cstheme="minorHAnsi"/>
                <w:sz w:val="18"/>
                <w:szCs w:val="18"/>
                <w:lang w:eastAsia="en-US"/>
              </w:rPr>
              <w:t xml:space="preserve">UUID univoco per ogni </w:t>
            </w:r>
            <w:r w:rsidR="00EC6964">
              <w:rPr>
                <w:rFonts w:cstheme="minorHAnsi"/>
                <w:sz w:val="18"/>
                <w:szCs w:val="18"/>
                <w:lang w:eastAsia="en-US"/>
              </w:rPr>
              <w:t>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Pr="00CF7740" w:rsidRDefault="00E70EA3"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50803EFE"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3AF32078"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64"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64"/>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62FD83E4"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13680623" w:rsidR="00DF218E" w:rsidRPr="00CF7740" w:rsidRDefault="00DF218E" w:rsidP="00E01718">
            <w:pPr>
              <w:rPr>
                <w:rFonts w:cstheme="minorHAnsi"/>
                <w:sz w:val="18"/>
                <w:szCs w:val="18"/>
              </w:rPr>
            </w:pPr>
            <w:r w:rsidRPr="00CF7740">
              <w:rPr>
                <w:rFonts w:cstheme="minorHAnsi"/>
                <w:sz w:val="18"/>
                <w:szCs w:val="18"/>
              </w:rPr>
              <w:t>Nome per identificare il requisito</w:t>
            </w:r>
            <w:r w:rsidR="00735D0B">
              <w:rPr>
                <w:rFonts w:cstheme="minorHAnsi"/>
                <w:sz w:val="18"/>
                <w:szCs w:val="18"/>
              </w:rPr>
              <w:t xml:space="preserve"> espresso in linguaggio naturale</w:t>
            </w:r>
            <w:r w:rsidR="00BE092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0993DA43"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0828FA76"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271D243C" w:rsidR="00DF218E" w:rsidRPr="00CF7740" w:rsidRDefault="00735D0B" w:rsidP="00E01718">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43ECAF7A" w:rsidR="00DF218E" w:rsidRPr="00CF7740" w:rsidRDefault="00735D0B" w:rsidP="00E01718">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336F97C3"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661FBAD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797BF616"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239C94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4906D6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sidR="0037099D">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12F3EED3"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65" w:name="_Hlk108423814"/>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1B568BD9"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44A3FE20"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165"/>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FD8B63D"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0898CCBD"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77777777"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7777777"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77777777" w:rsidR="00240C7E" w:rsidRPr="00CF7740" w:rsidRDefault="00240C7E">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77777777" w:rsidR="00240C7E" w:rsidRPr="00CF7740" w:rsidRDefault="00240C7E">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77777777"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77777777"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77777777"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77777777"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66" w:name="OLE_LINK99"/>
            <w:bookmarkStart w:id="167" w:name="_Hlk103867882"/>
            <w:r w:rsidRPr="00CF7740">
              <w:rPr>
                <w:rFonts w:cstheme="minorHAnsi"/>
                <w:sz w:val="18"/>
                <w:szCs w:val="18"/>
                <w:lang w:bidi="en-US"/>
              </w:rPr>
              <w:t>requestId</w:t>
            </w:r>
            <w:bookmarkEnd w:id="166"/>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67"/>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07E3BC2"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168" w:name="OLE_LINK57"/>
            <w:r w:rsidRPr="00281DEB">
              <w:rPr>
                <w:rFonts w:cstheme="minorHAnsi"/>
                <w:sz w:val="18"/>
                <w:szCs w:val="18"/>
                <w:lang w:bidi="en-US"/>
              </w:rPr>
              <w:t>List of requirements requested is empty</w:t>
            </w:r>
            <w:bookmarkEnd w:id="168"/>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72B2B6DB"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69" w:name="_Toc140671880"/>
      <w:r w:rsidRPr="00CF7740">
        <w:t>OpenAPI 3</w:t>
      </w:r>
      <w:bookmarkEnd w:id="169"/>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70"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71" w:name="_Ref113021206"/>
      <w:bookmarkStart w:id="172" w:name="_Toc140671881"/>
      <w:bookmarkEnd w:id="170"/>
      <w:r w:rsidRPr="00CF7740">
        <w:rPr>
          <w:lang w:val="en-US"/>
        </w:rPr>
        <w:t>Recupero EvidenceTypeList da Evidence Broker IT</w:t>
      </w:r>
      <w:bookmarkEnd w:id="171"/>
      <w:bookmarkEnd w:id="172"/>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r w:rsidRPr="00E760AF">
        <w:rPr>
          <w:rStyle w:val="normaltextrun"/>
          <w:rFonts w:ascii="Courier New" w:hAnsi="Courier New" w:cs="Courier New"/>
          <w:b/>
          <w:lang w:val="en-US"/>
        </w:rPr>
        <w:t>retrieveEvidenceTypeList</w:t>
      </w:r>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0B014187"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8"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p>
    <w:p w14:paraId="3964204E" w14:textId="478DF402" w:rsidR="00CE5AAB" w:rsidRPr="00CF7740" w:rsidRDefault="00CE5AAB" w:rsidP="00B821C8">
      <w:pPr>
        <w:pStyle w:val="ListParagraph"/>
        <w:numPr>
          <w:ilvl w:val="0"/>
          <w:numId w:val="6"/>
        </w:numPr>
        <w:rPr>
          <w:rStyle w:val="normaltextrun"/>
        </w:rPr>
      </w:pPr>
      <w:commentRangeStart w:id="173"/>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t>Inserire link nuovo esempio</w:t>
      </w:r>
      <w:commentRangeEnd w:id="173"/>
      <w:r w:rsidR="0012252C">
        <w:rPr>
          <w:rStyle w:val="CommentReference"/>
          <w:szCs w:val="20"/>
        </w:rPr>
        <w:commentReference w:id="173"/>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74" w:name="_Toc140671882"/>
      <w:r w:rsidRPr="00CF7740">
        <w:t>Input</w:t>
      </w:r>
      <w:bookmarkEnd w:id="174"/>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75" w:name="OLE_LINK107"/>
            <w:r w:rsidRPr="00CF7740">
              <w:rPr>
                <w:rFonts w:cstheme="minorHAnsi"/>
                <w:color w:val="000000" w:themeColor="text1"/>
                <w:sz w:val="18"/>
                <w:szCs w:val="18"/>
              </w:rPr>
              <w:t>requirement-id</w:t>
            </w:r>
            <w:bookmarkEnd w:id="175"/>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2B2A80F1"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177131F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76" w:name="OLE_LINK3"/>
            <w:r w:rsidRPr="00CF7740">
              <w:rPr>
                <w:rFonts w:cstheme="minorHAnsi"/>
                <w:color w:val="000000" w:themeColor="text1"/>
                <w:sz w:val="18"/>
                <w:szCs w:val="18"/>
              </w:rPr>
              <w:t>Codice NUTS</w:t>
            </w:r>
            <w:bookmarkEnd w:id="176"/>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77" w:name="OLE_LINK7"/>
            <w:r w:rsidRPr="00CF7740">
              <w:rPr>
                <w:rFonts w:cstheme="minorHAnsi"/>
                <w:color w:val="000000" w:themeColor="text1"/>
                <w:sz w:val="18"/>
                <w:szCs w:val="18"/>
              </w:rPr>
              <w:t>jurisdiction-admin-l3</w:t>
            </w:r>
            <w:bookmarkEnd w:id="177"/>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78" w:name="_Ref130220261"/>
      <w:bookmarkStart w:id="179" w:name="_Ref130220264"/>
      <w:bookmarkStart w:id="180" w:name="_Toc140671883"/>
      <w:r w:rsidRPr="00CF7740">
        <w:t>Output</w:t>
      </w:r>
      <w:r w:rsidR="00CB53A5" w:rsidRPr="00CF7740">
        <w:t xml:space="preserve"> e Gestione degli errori</w:t>
      </w:r>
      <w:bookmarkStart w:id="181" w:name="OLE_LINK40"/>
      <w:bookmarkEnd w:id="178"/>
      <w:bookmarkEnd w:id="179"/>
      <w:bookmarkEnd w:id="180"/>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6A49765"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2043026"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13128EE3"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35E55D87" w14:textId="76213A47" w:rsidR="00E44AA4" w:rsidRPr="00CF7740" w:rsidRDefault="00EC6964" w:rsidP="00E01718">
            <w:pPr>
              <w:rPr>
                <w:rFonts w:cstheme="minorHAnsi"/>
                <w:sz w:val="18"/>
                <w:szCs w:val="18"/>
                <w:lang w:bidi="en-US"/>
              </w:rPr>
            </w:pPr>
            <w:r>
              <w:rPr>
                <w:rFonts w:cstheme="minorHAnsi"/>
                <w:sz w:val="18"/>
                <w:szCs w:val="18"/>
                <w:lang w:eastAsia="en-US"/>
              </w:rPr>
              <w:t xml:space="preserve">UUID univoco per ogni </w:t>
            </w:r>
            <w:r w:rsidR="00E44AA4" w:rsidRPr="00CF7740">
              <w:rPr>
                <w:rFonts w:cstheme="minorHAnsi"/>
                <w:sz w:val="18"/>
                <w:szCs w:val="18"/>
                <w:lang w:eastAsia="en-US"/>
              </w:rPr>
              <w:t>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14B9BC0"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6E9FD7DA" w:rsidR="00BA6F17" w:rsidRPr="00CF7740" w:rsidRDefault="00BA6F17" w:rsidP="00BA6F1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7BF04CAE"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1A6B5ED"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262B3982" w:rsidR="00BA6F17" w:rsidRPr="00CF7740" w:rsidRDefault="00BA6F17" w:rsidP="00BA6F1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6349FCCD" w:rsidR="00BA6F17" w:rsidRPr="00CF7740" w:rsidRDefault="00BA6F17" w:rsidP="00BA6F1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17BBD50C"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514B14CD"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563EDECB"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0EB3A144"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2B44552E"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58573205"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7B58350E"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4855A5FF"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82" w:name="OLE_LINK76"/>
      <w:r w:rsidRPr="00CF7740">
        <w:rPr>
          <w:rFonts w:ascii="Courier New" w:hAnsi="Courier New" w:cs="Courier New"/>
          <w:b/>
          <w:color w:val="000000" w:themeColor="text1"/>
          <w:sz w:val="18"/>
          <w:szCs w:val="18"/>
          <w:lang w:bidi="en-US"/>
        </w:rPr>
        <w:t>EvidenceTypeList</w:t>
      </w:r>
      <w:bookmarkEnd w:id="182"/>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34574800"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1372030A"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r w:rsidR="00A2358F">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6AF288DE"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83"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83"/>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BE0492A"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3EACB79"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046BA27E"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723442A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0CB21D62"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4F68CBD0"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3D080CC3"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77777777" w:rsidR="00F75E77" w:rsidRPr="0007635D" w:rsidRDefault="00F75E77" w:rsidP="00F75E7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77777777"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77777777"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77777777" w:rsidR="00F75E77" w:rsidRPr="00CF7740" w:rsidRDefault="00F75E7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77777777" w:rsidR="00F75E77" w:rsidRPr="00CF7740" w:rsidRDefault="00F75E7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77777777"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7777777"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77777777"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77777777"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77777777"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77777777"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0F01B2F8"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6835A340"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B613A2">
              <w:rPr>
                <w:rFonts w:cstheme="minorHAnsi"/>
                <w:sz w:val="18"/>
                <w:szCs w:val="18"/>
                <w:lang w:eastAsia="en-US"/>
              </w:rPr>
              <w:t>dell’</w:t>
            </w:r>
            <w:r w:rsidRPr="00CF7740">
              <w:rPr>
                <w:rFonts w:cstheme="minorHAnsi"/>
                <w:sz w:val="18"/>
                <w:szCs w:val="18"/>
                <w:lang w:eastAsia="en-US"/>
              </w:rPr>
              <w:t xml:space="preserve">identificativo. </w:t>
            </w:r>
            <w:r>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77777777" w:rsidR="00F75E77" w:rsidRPr="00CF7740" w:rsidRDefault="00F75E77">
            <w:pPr>
              <w:rPr>
                <w:rFonts w:cstheme="minorHAnsi"/>
                <w:sz w:val="18"/>
                <w:szCs w:val="18"/>
                <w:lang w:eastAsia="en-US"/>
              </w:rPr>
            </w:pPr>
            <w:r w:rsidRPr="00CF7740">
              <w:rPr>
                <w:rFonts w:cstheme="minorHAnsi"/>
                <w:sz w:val="18"/>
                <w:szCs w:val="18"/>
                <w:lang w:eastAsia="en-US"/>
              </w:rPr>
              <w:t>List 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77777777"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77777777"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3CBCB84"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77777777"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0CBC55" w14:textId="77777777" w:rsidR="00F75E77" w:rsidRPr="00CF7740" w:rsidRDefault="00F75E77">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5CF4E1" w14:textId="77777777" w:rsidR="00F75E77" w:rsidRPr="00CF7740" w:rsidRDefault="00F75E77">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6B889C94"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84"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84"/>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601810" w:rsidP="00D97C3B">
      <w:pPr>
        <w:pStyle w:val="Texto"/>
        <w:ind w:left="360"/>
        <w:jc w:val="center"/>
      </w:pPr>
      <w:hyperlink r:id="rId39"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D726F8"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r w:rsidRPr="00D97C3B">
              <w:rPr>
                <w:b/>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85" w:name="OLE_LINK110"/>
            <w:r w:rsidRPr="00CF7740">
              <w:rPr>
                <w:sz w:val="18"/>
                <w:szCs w:val="18"/>
                <w:lang w:val="en-US"/>
              </w:rPr>
              <w:t>requested is empty</w:t>
            </w:r>
            <w:bookmarkEnd w:id="185"/>
          </w:p>
        </w:tc>
      </w:tr>
      <w:tr w:rsidR="00CB53A5" w:rsidRPr="00D726F8"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D726F8"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D726F8"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D726F8"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86" w:name="OLE_LINK58"/>
            <w:r w:rsidRPr="00CF7740">
              <w:rPr>
                <w:b/>
                <w:bCs/>
                <w:sz w:val="20"/>
              </w:rPr>
              <w:t>EB:ERR:0005</w:t>
            </w:r>
            <w:bookmarkEnd w:id="186"/>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D726F8"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D726F8"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81"/>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87" w:name="_Toc140671884"/>
      <w:r w:rsidRPr="00CF7740">
        <w:t>OpenAPI 3</w:t>
      </w:r>
      <w:bookmarkEnd w:id="187"/>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601810" w:rsidP="00725AE6">
      <w:pPr>
        <w:spacing w:after="240"/>
      </w:pPr>
      <w:hyperlink r:id="rId40" w:history="1">
        <w:r w:rsidR="005F7D56" w:rsidRPr="00A90FEA">
          <w:rPr>
            <w:rStyle w:val="Hyperlink"/>
          </w:rPr>
          <w:t>https://github.com/AgID/sdg_it_architype/blob/master/SDG%20-%20Componenti%20Nazionali/openapi/EvidenceBroker.y</w:t>
        </w:r>
        <w:bookmarkStart w:id="188" w:name="_Hlt129248725"/>
        <w:bookmarkStart w:id="189" w:name="_Hlt129248726"/>
        <w:r w:rsidR="005F7D56" w:rsidRPr="00A90FEA">
          <w:rPr>
            <w:rStyle w:val="Hyperlink"/>
          </w:rPr>
          <w:t>a</w:t>
        </w:r>
        <w:bookmarkEnd w:id="188"/>
        <w:bookmarkEnd w:id="189"/>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90" w:name="_Ref113021419"/>
      <w:bookmarkStart w:id="191" w:name="_Toc140671885"/>
      <w:bookmarkStart w:id="192" w:name="OLE_LINK64"/>
      <w:r w:rsidRPr="00CF7740">
        <w:rPr>
          <w:lang w:val="en-US"/>
        </w:rPr>
        <w:t>Recupero DataServiceList da Data Service Directory IT</w:t>
      </w:r>
      <w:bookmarkEnd w:id="190"/>
      <w:bookmarkEnd w:id="191"/>
    </w:p>
    <w:bookmarkEnd w:id="192"/>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93"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94" w:name="OLE_LINK80"/>
      <w:r w:rsidRPr="00CF7740">
        <w:rPr>
          <w:rStyle w:val="normaltextrun"/>
        </w:rPr>
        <w:t>l’identificativo e le informazioni descrittive dell’Ente Erogatore</w:t>
      </w:r>
      <w:bookmarkEnd w:id="193"/>
      <w:bookmarkEnd w:id="194"/>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41"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95" w:name="_Toc140671886"/>
      <w:r w:rsidRPr="00CF7740">
        <w:t>Input</w:t>
      </w:r>
      <w:bookmarkEnd w:id="195"/>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96" w:name="OLE_LINK16"/>
            <w:r w:rsidRPr="00CF7740">
              <w:rPr>
                <w:rFonts w:cstheme="minorHAnsi"/>
                <w:sz w:val="18"/>
                <w:szCs w:val="18"/>
                <w:lang w:eastAsia="en-US"/>
              </w:rPr>
              <w:t>queryId</w:t>
            </w:r>
            <w:bookmarkEnd w:id="196"/>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97"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97"/>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31AFC174" w:rsidR="00E71108" w:rsidRPr="00CF7740" w:rsidRDefault="00E51BD1" w:rsidP="00E36708">
            <w:pPr>
              <w:autoSpaceDE w:val="0"/>
              <w:autoSpaceDN w:val="0"/>
              <w:adjustRightInd w:val="0"/>
              <w:rPr>
                <w:rFonts w:cstheme="minorHAnsi"/>
                <w:color w:val="000000" w:themeColor="text1"/>
                <w:sz w:val="18"/>
                <w:szCs w:val="18"/>
              </w:rPr>
            </w:pPr>
            <w:bookmarkStart w:id="198"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Pr>
                <w:rFonts w:cstheme="minorHAnsi"/>
                <w:color w:val="000000" w:themeColor="text1"/>
                <w:sz w:val="18"/>
                <w:szCs w:val="18"/>
              </w:rPr>
              <w:t>Valore fornito dall’Evidence Broker</w:t>
            </w:r>
            <w:r w:rsidR="00E557F8">
              <w:rPr>
                <w:rFonts w:cstheme="minorHAnsi"/>
                <w:color w:val="000000" w:themeColor="text1"/>
                <w:sz w:val="18"/>
                <w:szCs w:val="18"/>
              </w:rPr>
              <w:t xml:space="preserve"> nell’API retrieveEvidenceTypeList</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198"/>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99"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99"/>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200" w:name="OLE_LINK18"/>
            <w:bookmarkStart w:id="201" w:name="OLE_LINK138"/>
            <w:r w:rsidRPr="00CF7740">
              <w:rPr>
                <w:rFonts w:cstheme="minorHAnsi"/>
                <w:sz w:val="18"/>
                <w:szCs w:val="18"/>
                <w:lang w:eastAsia="en-US"/>
              </w:rPr>
              <w:t>Identificativo del dataServiceEvidenceType.</w:t>
            </w:r>
          </w:p>
          <w:bookmarkEnd w:id="200"/>
          <w:p w14:paraId="329F1C7B" w14:textId="783E3D73"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00FC22BD">
              <w:rPr>
                <w:rFonts w:cstheme="minorBidi"/>
                <w:sz w:val="18"/>
                <w:szCs w:val="18"/>
                <w:lang w:eastAsia="en-US"/>
              </w:rPr>
              <w:t xml:space="preserve">Giugno </w:t>
            </w:r>
            <w:bookmarkEnd w:id="201"/>
            <w:r w:rsidR="00FC22BD" w:rsidRPr="2A41957F">
              <w:rPr>
                <w:rFonts w:cstheme="minorBidi"/>
                <w:sz w:val="18"/>
                <w:szCs w:val="18"/>
                <w:lang w:eastAsia="en-US"/>
              </w:rPr>
              <w:t>202</w:t>
            </w:r>
            <w:r w:rsidR="00FC22BD">
              <w:rPr>
                <w:rFonts w:cstheme="minorBidi"/>
                <w:sz w:val="18"/>
                <w:szCs w:val="18"/>
                <w:lang w:eastAsia="en-US"/>
              </w:rPr>
              <w:t>3</w:t>
            </w:r>
            <w:r w:rsidR="00FC22BD" w:rsidRPr="2A41957F">
              <w:rPr>
                <w:rFonts w:cstheme="minorBidi"/>
                <w:sz w:val="18"/>
                <w:szCs w:val="18"/>
                <w:lang w:eastAsia="en-US"/>
              </w:rPr>
              <w:t xml:space="preserve"> </w:t>
            </w:r>
            <w:r w:rsidR="0023168F" w:rsidRPr="2A41957F">
              <w:rPr>
                <w:rFonts w:cstheme="minorBidi"/>
                <w:sz w:val="18"/>
                <w:szCs w:val="18"/>
                <w:lang w:eastAsia="en-US"/>
              </w:rPr>
              <w:t xml:space="preserve">(cfr.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02"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02"/>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3E9D57B5" w:rsidR="00E71108" w:rsidRPr="00CF7740" w:rsidRDefault="00E71108" w:rsidP="00E36708">
            <w:pPr>
              <w:autoSpaceDE w:val="0"/>
              <w:autoSpaceDN w:val="0"/>
              <w:adjustRightInd w:val="0"/>
              <w:rPr>
                <w:rFonts w:cstheme="minorHAnsi"/>
                <w:sz w:val="18"/>
                <w:szCs w:val="18"/>
                <w:lang w:eastAsia="en-US"/>
              </w:rPr>
            </w:pPr>
            <w:bookmarkStart w:id="203" w:name="OLE_LINK21"/>
            <w:r w:rsidRPr="00281DEB">
              <w:rPr>
                <w:rFonts w:cstheme="minorHAnsi"/>
                <w:sz w:val="18"/>
                <w:szCs w:val="18"/>
                <w:lang w:val="en-US" w:eastAsia="en-US"/>
              </w:rPr>
              <w:t xml:space="preserve">2 lettere </w:t>
            </w:r>
            <w:r w:rsidRPr="00281DEB">
              <w:rPr>
                <w:rFonts w:cstheme="minorHAnsi"/>
                <w:sz w:val="18"/>
                <w:szCs w:val="18"/>
                <w:u w:val="single"/>
                <w:lang w:val="en-US" w:eastAsia="en-US"/>
              </w:rPr>
              <w:t>ISO 3166-1 alpha-</w:t>
            </w:r>
            <w:r w:rsidR="00A945E6" w:rsidRPr="00281DEB">
              <w:rPr>
                <w:rFonts w:cstheme="minorHAnsi"/>
                <w:sz w:val="18"/>
                <w:szCs w:val="18"/>
                <w:u w:val="single"/>
                <w:lang w:val="en-US" w:eastAsia="en-US"/>
              </w:rPr>
              <w:t>2 country cod</w:t>
            </w:r>
            <w:r w:rsidR="00A945E6">
              <w:rPr>
                <w:rFonts w:cstheme="minorHAnsi"/>
                <w:sz w:val="18"/>
                <w:szCs w:val="18"/>
                <w:u w:val="single"/>
                <w:lang w:val="en-US" w:eastAsia="en-US"/>
              </w:rPr>
              <w:t>e</w:t>
            </w:r>
            <w:bookmarkEnd w:id="203"/>
            <w:r w:rsidR="00A945E6">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204" w:name="OLE_LINK22"/>
            <w:r w:rsidRPr="00CF7740">
              <w:rPr>
                <w:rFonts w:cstheme="minorHAnsi"/>
                <w:sz w:val="18"/>
                <w:szCs w:val="18"/>
                <w:lang w:eastAsia="en-US"/>
              </w:rPr>
              <w:t>jurisdiction-admin-l2</w:t>
            </w:r>
            <w:bookmarkEnd w:id="204"/>
          </w:p>
        </w:tc>
        <w:tc>
          <w:tcPr>
            <w:tcW w:w="5528" w:type="dxa"/>
            <w:tcBorders>
              <w:top w:val="single" w:sz="4" w:space="0" w:color="auto"/>
              <w:left w:val="single" w:sz="4" w:space="0" w:color="auto"/>
              <w:bottom w:val="single" w:sz="4" w:space="0" w:color="auto"/>
              <w:right w:val="single" w:sz="4" w:space="0" w:color="auto"/>
            </w:tcBorders>
            <w:vAlign w:val="center"/>
          </w:tcPr>
          <w:p w14:paraId="69C28E1B" w14:textId="77777777" w:rsidR="00E71108" w:rsidRDefault="00E71108" w:rsidP="00E36708">
            <w:pPr>
              <w:autoSpaceDE w:val="0"/>
              <w:autoSpaceDN w:val="0"/>
              <w:adjustRightInd w:val="0"/>
              <w:rPr>
                <w:rFonts w:cstheme="minorHAnsi"/>
                <w:sz w:val="18"/>
                <w:szCs w:val="18"/>
                <w:lang w:eastAsia="en-US"/>
              </w:rPr>
            </w:pPr>
            <w:bookmarkStart w:id="205"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205"/>
          </w:p>
          <w:p w14:paraId="4EEE9D3B" w14:textId="316DEAC4" w:rsidR="00660629" w:rsidRPr="00CF7740" w:rsidRDefault="004B6C2F" w:rsidP="00E36708">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sidR="00E92C0E">
              <w:rPr>
                <w:rFonts w:cstheme="minorHAnsi"/>
                <w:sz w:val="18"/>
                <w:szCs w:val="18"/>
                <w:lang w:eastAsia="en-US"/>
              </w:rPr>
              <w:t>0</w:t>
            </w:r>
            <w:r w:rsidRPr="00D97C3B">
              <w:rPr>
                <w:rFonts w:cstheme="minorHAnsi"/>
                <w:sz w:val="18"/>
                <w:szCs w:val="18"/>
                <w:lang w:eastAsia="en-US"/>
              </w:rPr>
              <w:t>005 (DSD:ERR:0005) a fronte della prima chiamata.</w:t>
            </w:r>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206" w:name="OLE_LINK24"/>
            <w:r w:rsidRPr="00CF7740">
              <w:rPr>
                <w:rFonts w:cstheme="minorHAnsi"/>
                <w:sz w:val="18"/>
                <w:szCs w:val="18"/>
                <w:lang w:eastAsia="en-US"/>
              </w:rPr>
              <w:t>jurisdiction-admin-l3</w:t>
            </w:r>
            <w:bookmarkEnd w:id="206"/>
          </w:p>
        </w:tc>
        <w:tc>
          <w:tcPr>
            <w:tcW w:w="5528" w:type="dxa"/>
            <w:tcBorders>
              <w:top w:val="single" w:sz="4" w:space="0" w:color="auto"/>
              <w:left w:val="single" w:sz="4" w:space="0" w:color="auto"/>
              <w:bottom w:val="single" w:sz="4" w:space="0" w:color="auto"/>
              <w:right w:val="single" w:sz="4" w:space="0" w:color="auto"/>
            </w:tcBorders>
            <w:vAlign w:val="center"/>
          </w:tcPr>
          <w:p w14:paraId="3493DFE5" w14:textId="77777777" w:rsidR="00E71108" w:rsidRDefault="00E71108" w:rsidP="00E36708">
            <w:pPr>
              <w:autoSpaceDE w:val="0"/>
              <w:autoSpaceDN w:val="0"/>
              <w:adjustRightInd w:val="0"/>
              <w:rPr>
                <w:rFonts w:cstheme="minorHAnsi"/>
                <w:sz w:val="18"/>
                <w:szCs w:val="18"/>
                <w:lang w:eastAsia="en-US"/>
              </w:rPr>
            </w:pPr>
            <w:bookmarkStart w:id="207" w:name="OLE_LINK27"/>
            <w:r w:rsidRPr="00CF7740">
              <w:rPr>
                <w:rFonts w:cstheme="minorHAnsi"/>
                <w:sz w:val="18"/>
                <w:szCs w:val="18"/>
                <w:lang w:eastAsia="en-US"/>
              </w:rPr>
              <w:t>Codice LAU</w:t>
            </w:r>
            <w:bookmarkEnd w:id="207"/>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p w14:paraId="0FD2C4BF" w14:textId="214CE43D" w:rsidR="004B6C2F" w:rsidRPr="00CF7740" w:rsidRDefault="004B6C2F" w:rsidP="00E36708">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sidR="00E92C0E">
              <w:rPr>
                <w:rFonts w:cstheme="minorHAnsi"/>
                <w:sz w:val="18"/>
                <w:szCs w:val="18"/>
                <w:lang w:eastAsia="en-US"/>
              </w:rPr>
              <w:t>0</w:t>
            </w:r>
            <w:r w:rsidRPr="002E6616">
              <w:rPr>
                <w:rFonts w:cstheme="minorHAnsi"/>
                <w:sz w:val="18"/>
                <w:szCs w:val="18"/>
                <w:lang w:eastAsia="en-US"/>
              </w:rPr>
              <w:t>005 (DSD:ERR:0005) a fronte della prima chiamata.</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08" w:name="OLE_LINK135"/>
            <w:r w:rsidRPr="00CF7740">
              <w:rPr>
                <w:rFonts w:cstheme="minorHAnsi"/>
                <w:sz w:val="18"/>
                <w:szCs w:val="18"/>
                <w:lang w:eastAsia="en-US"/>
              </w:rPr>
              <w:t>jurisdiction-context-id</w:t>
            </w:r>
            <w:bookmarkEnd w:id="208"/>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5118E008" w:rsidR="00E71108" w:rsidRPr="00CF7740" w:rsidRDefault="00E71108" w:rsidP="00E36708">
            <w:pPr>
              <w:autoSpaceDE w:val="0"/>
              <w:autoSpaceDN w:val="0"/>
              <w:adjustRightInd w:val="0"/>
              <w:rPr>
                <w:rFonts w:cstheme="minorBidi"/>
                <w:sz w:val="18"/>
                <w:szCs w:val="18"/>
                <w:lang w:eastAsia="en-US"/>
              </w:rPr>
            </w:pPr>
            <w:bookmarkStart w:id="209"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09"/>
            <w:r w:rsidRPr="2A41957F">
              <w:rPr>
                <w:rFonts w:cstheme="minorBidi"/>
                <w:sz w:val="18"/>
                <w:szCs w:val="18"/>
                <w:lang w:eastAsia="en-US"/>
              </w:rPr>
              <w:t xml:space="preserve"> </w:t>
            </w:r>
            <w:bookmarkStart w:id="210"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bookmarkEnd w:id="210"/>
            <w:r w:rsidR="00FC22BD">
              <w:rPr>
                <w:rFonts w:cstheme="minorBidi"/>
                <w:sz w:val="18"/>
                <w:szCs w:val="18"/>
                <w:lang w:eastAsia="en-US"/>
              </w:rPr>
              <w:t>Giugno 2023</w:t>
            </w:r>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1BF11E"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Bidi"/>
                <w:sz w:val="18"/>
                <w:szCs w:val="18"/>
                <w:lang w:eastAsia="en-US"/>
              </w:rPr>
              <w:t>f</w:t>
            </w:r>
            <w:r w:rsidR="00206E75" w:rsidRPr="2A41957F">
              <w:rPr>
                <w:rFonts w:cstheme="minorBidi"/>
                <w:sz w:val="18"/>
                <w:szCs w:val="18"/>
                <w:lang w:eastAsia="en-US"/>
              </w:rPr>
              <w:t xml:space="preserve">are riferimento al capitolo </w:t>
            </w:r>
            <w:r w:rsidR="00206E75">
              <w:rPr>
                <w:rFonts w:cstheme="minorBidi"/>
                <w:sz w:val="18"/>
                <w:szCs w:val="18"/>
                <w:lang w:eastAsia="en-US"/>
              </w:rPr>
              <w:t>3.1.4</w:t>
            </w:r>
            <w:r w:rsidR="00206E75" w:rsidRPr="2A41957F">
              <w:rPr>
                <w:rFonts w:cstheme="minorBidi"/>
                <w:sz w:val="18"/>
                <w:szCs w:val="18"/>
                <w:lang w:eastAsia="en-US"/>
              </w:rPr>
              <w:t xml:space="preserve"> del Technical Design Document di </w:t>
            </w:r>
            <w:r w:rsidR="00206E75">
              <w:rPr>
                <w:rFonts w:cstheme="minorBidi"/>
                <w:sz w:val="18"/>
                <w:szCs w:val="18"/>
                <w:lang w:eastAsia="en-US"/>
              </w:rPr>
              <w:t xml:space="preserve">Giugno </w:t>
            </w:r>
            <w:r w:rsidR="00206E75" w:rsidRPr="2A41957F">
              <w:rPr>
                <w:rFonts w:cstheme="minorBidi"/>
                <w:sz w:val="18"/>
                <w:szCs w:val="18"/>
                <w:lang w:eastAsia="en-US"/>
              </w:rPr>
              <w:t>202</w:t>
            </w:r>
            <w:r w:rsidR="00206E75">
              <w:rPr>
                <w:rFonts w:cstheme="minorBidi"/>
                <w:sz w:val="18"/>
                <w:szCs w:val="18"/>
                <w:lang w:eastAsia="en-US"/>
              </w:rPr>
              <w:t>3</w:t>
            </w:r>
            <w:r w:rsidR="00206E75" w:rsidRPr="2A41957F">
              <w:rPr>
                <w:rFonts w:cstheme="minorBidi"/>
                <w:sz w:val="18"/>
                <w:szCs w:val="18"/>
                <w:lang w:eastAsia="en-US"/>
              </w:rPr>
              <w:t xml:space="preserve"> (cfr. </w:t>
            </w:r>
            <w:r w:rsidR="00206E75" w:rsidRPr="2A41957F">
              <w:rPr>
                <w:rFonts w:cstheme="minorBidi"/>
                <w:sz w:val="18"/>
                <w:szCs w:val="18"/>
                <w:lang w:eastAsia="en-US"/>
              </w:rPr>
              <w:fldChar w:fldCharType="begin"/>
            </w:r>
            <w:r w:rsidR="00206E75" w:rsidRPr="2A41957F">
              <w:rPr>
                <w:rFonts w:cstheme="minorBidi"/>
                <w:sz w:val="18"/>
                <w:szCs w:val="18"/>
                <w:lang w:eastAsia="en-US"/>
              </w:rPr>
              <w:instrText xml:space="preserve"> REF DC_01 \h  \* MERGEFORMAT </w:instrText>
            </w:r>
            <w:r w:rsidR="00206E75" w:rsidRPr="2A41957F">
              <w:rPr>
                <w:rFonts w:cstheme="minorBidi"/>
                <w:sz w:val="18"/>
                <w:szCs w:val="18"/>
                <w:lang w:eastAsia="en-US"/>
              </w:rPr>
            </w:r>
            <w:r w:rsidR="00206E75" w:rsidRPr="2A41957F">
              <w:rPr>
                <w:rFonts w:cstheme="minorBidi"/>
                <w:sz w:val="18"/>
                <w:szCs w:val="18"/>
                <w:lang w:eastAsia="en-US"/>
              </w:rPr>
              <w:fldChar w:fldCharType="separate"/>
            </w:r>
            <w:r w:rsidR="00206E75" w:rsidRPr="00F7303E">
              <w:rPr>
                <w:rFonts w:cstheme="minorBidi"/>
                <w:sz w:val="18"/>
                <w:szCs w:val="18"/>
                <w:lang w:eastAsia="en-US"/>
              </w:rPr>
              <w:t>DC_01</w:t>
            </w:r>
            <w:r w:rsidR="00206E75" w:rsidRPr="2A41957F">
              <w:rPr>
                <w:rFonts w:cstheme="minorBidi"/>
                <w:sz w:val="18"/>
                <w:szCs w:val="18"/>
                <w:lang w:eastAsia="en-US"/>
              </w:rPr>
              <w:fldChar w:fldCharType="end"/>
            </w:r>
            <w:r w:rsidR="007C741E">
              <w:rPr>
                <w:rFonts w:cstheme="minorBidi"/>
                <w:sz w:val="18"/>
                <w:szCs w:val="18"/>
                <w:lang w:eastAsia="en-US"/>
              </w:rPr>
              <w:t>)</w:t>
            </w:r>
            <w:r w:rsidR="005E1F6F">
              <w:rPr>
                <w:rFonts w:cstheme="minorHAnsi"/>
                <w:sz w:val="18"/>
                <w:szCs w:val="18"/>
                <w:lang w:eastAsia="en-US"/>
              </w:rPr>
              <w:t xml:space="preserve"> sottoparagrafo </w:t>
            </w:r>
            <w:r w:rsidR="005E1F6F" w:rsidRPr="005E1F6F">
              <w:rPr>
                <w:rFonts w:cstheme="minorHAnsi"/>
                <w:sz w:val="18"/>
                <w:szCs w:val="18"/>
                <w:lang w:eastAsia="en-US"/>
              </w:rPr>
              <w:t>4.2.4 Example Flows</w:t>
            </w:r>
            <w:r w:rsidR="00D054D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11" w:name="OLE_LINK34"/>
    </w:p>
    <w:p w14:paraId="63AF480A" w14:textId="25A2149C" w:rsidR="00E71108" w:rsidRPr="00CF7740" w:rsidRDefault="00E86039" w:rsidP="00D14488">
      <w:pPr>
        <w:pStyle w:val="Heading3"/>
        <w:tabs>
          <w:tab w:val="num" w:pos="2509"/>
        </w:tabs>
      </w:pPr>
      <w:bookmarkStart w:id="212" w:name="_Toc140671887"/>
      <w:bookmarkEnd w:id="211"/>
      <w:r w:rsidRPr="00CF7740">
        <w:t>Output</w:t>
      </w:r>
      <w:r w:rsidR="00E71108" w:rsidRPr="00CF7740">
        <w:t xml:space="preserve"> e Gestione degli errori</w:t>
      </w:r>
      <w:bookmarkEnd w:id="212"/>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213"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3"/>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353A890E"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14"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F93BD0E"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41C8A358" w:rsidR="00F113DB" w:rsidRPr="00CF7740" w:rsidRDefault="00A945E6" w:rsidP="00E01718">
            <w:pPr>
              <w:rPr>
                <w:rFonts w:cstheme="minorHAnsi"/>
                <w:sz w:val="18"/>
                <w:szCs w:val="18"/>
                <w:lang w:bidi="en-US"/>
              </w:rPr>
            </w:pPr>
            <w:r>
              <w:rPr>
                <w:rFonts w:cstheme="minorHAnsi"/>
                <w:sz w:val="18"/>
                <w:szCs w:val="18"/>
                <w:lang w:eastAsia="en-US"/>
              </w:rPr>
              <w:t>UUID univoco per ogni RegistryObject. Deve avere il prefisso “urn:uuid”</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4"/>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15"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16" w:name="OLE_LINK47"/>
            <w:r w:rsidRPr="00C4066F">
              <w:rPr>
                <w:rFonts w:cstheme="minorHAnsi"/>
                <w:sz w:val="18"/>
                <w:szCs w:val="18"/>
                <w:lang w:bidi="en-US"/>
              </w:rPr>
              <w:t>rim:slot</w:t>
            </w:r>
            <w:bookmarkEnd w:id="216"/>
          </w:p>
        </w:tc>
        <w:tc>
          <w:tcPr>
            <w:tcW w:w="5954" w:type="dxa"/>
            <w:tcBorders>
              <w:top w:val="single" w:sz="4" w:space="0" w:color="000000"/>
              <w:left w:val="single" w:sz="4" w:space="0" w:color="000000"/>
              <w:bottom w:val="single" w:sz="4" w:space="0" w:color="000000"/>
              <w:right w:val="single" w:sz="4" w:space="0" w:color="000000"/>
            </w:tcBorders>
          </w:tcPr>
          <w:p w14:paraId="1951C41C" w14:textId="492F37F7" w:rsidR="00A945E6" w:rsidRPr="00CF7740" w:rsidRDefault="00A945E6" w:rsidP="00A945E6">
            <w:pPr>
              <w:rPr>
                <w:rFonts w:cstheme="minorHAnsi"/>
                <w:sz w:val="18"/>
                <w:szCs w:val="18"/>
              </w:rPr>
            </w:pPr>
            <w:r w:rsidRPr="00CF7740">
              <w:rPr>
                <w:rFonts w:cstheme="minorHAnsi"/>
                <w:sz w:val="18"/>
                <w:szCs w:val="18"/>
              </w:rPr>
              <w:t>Lo slot è un contenitore di oggetti slotValue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5"/>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17"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17"/>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18" w:name="OLE_LINK25"/>
            <w:r w:rsidRPr="0007635D">
              <w:rPr>
                <w:rFonts w:cstheme="minorHAnsi"/>
                <w:sz w:val="18"/>
                <w:szCs w:val="18"/>
                <w:lang w:bidi="en-US"/>
              </w:rPr>
              <w:t>sdg:</w:t>
            </w:r>
            <w:r w:rsidR="00F113DB" w:rsidRPr="0007635D">
              <w:rPr>
                <w:rFonts w:cstheme="minorHAnsi"/>
                <w:sz w:val="18"/>
                <w:szCs w:val="18"/>
                <w:lang w:eastAsia="en-US"/>
              </w:rPr>
              <w:t>Identifier</w:t>
            </w:r>
            <w:bookmarkEnd w:id="218"/>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19" w:name="OLE_LINK26"/>
            <w:bookmarkStart w:id="220"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19"/>
            <w:bookmarkEnd w:id="220"/>
          </w:p>
        </w:tc>
        <w:tc>
          <w:tcPr>
            <w:tcW w:w="5954" w:type="dxa"/>
            <w:tcBorders>
              <w:top w:val="single" w:sz="4" w:space="0" w:color="000000"/>
              <w:left w:val="single" w:sz="4" w:space="0" w:color="000000"/>
              <w:bottom w:val="single" w:sz="4" w:space="0" w:color="000000"/>
              <w:right w:val="single" w:sz="4" w:space="0" w:color="000000"/>
            </w:tcBorders>
          </w:tcPr>
          <w:p w14:paraId="6AC76ABA" w14:textId="0E4221AF"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221" w:name="OLE_LINK28"/>
            <w:r w:rsidRPr="0007635D">
              <w:rPr>
                <w:rFonts w:cstheme="minorHAnsi"/>
                <w:sz w:val="18"/>
                <w:szCs w:val="18"/>
                <w:lang w:bidi="en-US"/>
              </w:rPr>
              <w:t>sdg:</w:t>
            </w:r>
            <w:r w:rsidR="00F113DB" w:rsidRPr="0007635D">
              <w:rPr>
                <w:rFonts w:cstheme="minorHAnsi"/>
                <w:sz w:val="18"/>
                <w:szCs w:val="18"/>
                <w:lang w:eastAsia="en-US"/>
              </w:rPr>
              <w:t>Title</w:t>
            </w:r>
            <w:bookmarkEnd w:id="221"/>
          </w:p>
        </w:tc>
        <w:tc>
          <w:tcPr>
            <w:tcW w:w="5954" w:type="dxa"/>
            <w:tcBorders>
              <w:top w:val="single" w:sz="4" w:space="0" w:color="000000"/>
              <w:left w:val="single" w:sz="4" w:space="0" w:color="000000"/>
              <w:bottom w:val="single" w:sz="4" w:space="0" w:color="000000"/>
              <w:right w:val="single" w:sz="4" w:space="0" w:color="000000"/>
            </w:tcBorders>
          </w:tcPr>
          <w:p w14:paraId="440D9DDE" w14:textId="6516AA75"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w:t>
            </w:r>
            <w:r w:rsidR="00EF3765">
              <w:rPr>
                <w:rFonts w:cstheme="minorHAnsi"/>
                <w:sz w:val="18"/>
                <w:szCs w:val="18"/>
              </w:rPr>
              <w:t xml:space="preserve"> espresso in linguaggio naturale</w:t>
            </w:r>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4C9E2322"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69B6B314"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5149726B"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22" w:name="OLE_LINK30"/>
            <w:r w:rsidRPr="00C4066F">
              <w:rPr>
                <w:rFonts w:cstheme="minorHAnsi"/>
                <w:sz w:val="18"/>
                <w:szCs w:val="18"/>
                <w:lang w:bidi="en-US"/>
              </w:rPr>
              <w:t>sdg:</w:t>
            </w:r>
            <w:r w:rsidR="00F113DB" w:rsidRPr="00C4066F">
              <w:rPr>
                <w:rFonts w:cstheme="minorHAnsi"/>
                <w:sz w:val="18"/>
                <w:szCs w:val="18"/>
                <w:lang w:eastAsia="en-US"/>
              </w:rPr>
              <w:t>AccessService</w:t>
            </w:r>
            <w:bookmarkEnd w:id="222"/>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223"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23"/>
          </w:p>
        </w:tc>
        <w:tc>
          <w:tcPr>
            <w:tcW w:w="5954" w:type="dxa"/>
            <w:tcBorders>
              <w:top w:val="single" w:sz="4" w:space="0" w:color="auto"/>
              <w:left w:val="single" w:sz="4" w:space="0" w:color="000000"/>
              <w:bottom w:val="single" w:sz="4" w:space="0" w:color="000000"/>
              <w:right w:val="single" w:sz="4" w:space="0" w:color="000000"/>
            </w:tcBorders>
          </w:tcPr>
          <w:p w14:paraId="61BD526D" w14:textId="08EA9DD2" w:rsidR="00F113DB" w:rsidRPr="00CF7740"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224"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24"/>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25" w:name="OLE_LINK141"/>
            <w:r w:rsidRPr="005F4DDA">
              <w:rPr>
                <w:rFonts w:cstheme="minorHAnsi"/>
                <w:sz w:val="18"/>
                <w:szCs w:val="18"/>
              </w:rPr>
              <w:t>Informazioni contestuali richieste per la determinazione della giurisdizione del corretto Evidence Provider.</w:t>
            </w:r>
            <w:bookmarkEnd w:id="225"/>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26"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26"/>
          </w:p>
        </w:tc>
        <w:tc>
          <w:tcPr>
            <w:tcW w:w="5954" w:type="dxa"/>
            <w:tcBorders>
              <w:top w:val="single" w:sz="4" w:space="0" w:color="000000"/>
              <w:left w:val="single" w:sz="4" w:space="0" w:color="000000"/>
              <w:bottom w:val="single" w:sz="4" w:space="0" w:color="000000"/>
              <w:right w:val="single" w:sz="4" w:space="0" w:color="000000"/>
            </w:tcBorders>
          </w:tcPr>
          <w:p w14:paraId="62C1514B" w14:textId="43779A5B" w:rsidR="00F113DB" w:rsidRPr="00CF7740" w:rsidRDefault="00F113DB" w:rsidP="00E01718">
            <w:pPr>
              <w:rPr>
                <w:rFonts w:cstheme="minorHAnsi"/>
                <w:sz w:val="18"/>
                <w:szCs w:val="18"/>
              </w:rPr>
            </w:pPr>
            <w:bookmarkStart w:id="227"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27"/>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28" w:name="OLE_LINK42"/>
            <w:r w:rsidRPr="0007635D">
              <w:rPr>
                <w:rFonts w:cstheme="minorHAnsi"/>
                <w:sz w:val="18"/>
                <w:szCs w:val="18"/>
                <w:lang w:bidi="en-US"/>
              </w:rPr>
              <w:t>sdg:</w:t>
            </w:r>
            <w:r w:rsidR="00F113DB" w:rsidRPr="0007635D">
              <w:rPr>
                <w:rFonts w:cstheme="minorHAnsi"/>
                <w:sz w:val="18"/>
                <w:szCs w:val="18"/>
                <w:lang w:eastAsia="en-US"/>
              </w:rPr>
              <w:t>Format</w:t>
            </w:r>
            <w:bookmarkEnd w:id="228"/>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09526D3B" w:rsidR="00F113DB" w:rsidRDefault="0099119D" w:rsidP="00E01718">
            <w:pPr>
              <w:rPr>
                <w:rFonts w:cstheme="minorHAnsi"/>
                <w:sz w:val="18"/>
                <w:szCs w:val="18"/>
              </w:rPr>
            </w:pPr>
            <w:bookmarkStart w:id="229"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29"/>
          </w:p>
          <w:p w14:paraId="14CA41FC" w14:textId="67A148C8"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7735CE5C" w14:textId="1DCD21FA" w:rsidR="00746684" w:rsidRPr="00CF7740"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61827135"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6D6FADAD"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4BD10636"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30"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230"/>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31"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31"/>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32751CF0" w:rsidR="00F113DB" w:rsidRPr="00CF7740" w:rsidRDefault="0098592A" w:rsidP="00E01718">
            <w:pPr>
              <w:rPr>
                <w:rFonts w:cstheme="minorHAnsi"/>
                <w:sz w:val="18"/>
                <w:szCs w:val="18"/>
              </w:rPr>
            </w:pPr>
            <w:bookmarkStart w:id="232" w:name="OLE_LINK146"/>
            <w:r>
              <w:rPr>
                <w:rFonts w:cstheme="minorHAnsi"/>
                <w:sz w:val="18"/>
                <w:szCs w:val="18"/>
                <w:lang w:bidi="en-US"/>
              </w:rPr>
              <w:t>Contesto giurisdizionale del Evidence Provider di riferimento espresso in linguaggio naturale.</w:t>
            </w:r>
            <w:bookmarkEnd w:id="232"/>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0BE75D4D" w:rsidR="00F113DB" w:rsidRPr="00CF7740" w:rsidRDefault="00297B9B" w:rsidP="00E01718">
            <w:pPr>
              <w:rPr>
                <w:rFonts w:cstheme="minorHAnsi"/>
                <w:sz w:val="18"/>
                <w:szCs w:val="18"/>
              </w:rPr>
            </w:pPr>
            <w:bookmarkStart w:id="233"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bookmarkEnd w:id="233"/>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34"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234"/>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235" w:name="OLE_LINK147"/>
            <w:r w:rsidRPr="00CF7740">
              <w:rPr>
                <w:rFonts w:cstheme="minorHAnsi"/>
                <w:sz w:val="18"/>
                <w:szCs w:val="18"/>
              </w:rPr>
              <w:t xml:space="preserve">Livello di giurisdizione necessario </w:t>
            </w:r>
            <w:bookmarkEnd w:id="235"/>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236" w:name="OLE_LINK149"/>
            <w:r w:rsidRPr="00CF7740">
              <w:rPr>
                <w:rFonts w:cstheme="minorHAnsi"/>
                <w:sz w:val="18"/>
                <w:szCs w:val="18"/>
              </w:rPr>
              <w:t>Identificativo univoco del classificationConcept</w:t>
            </w:r>
          </w:p>
          <w:bookmarkEnd w:id="236"/>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237" w:name="OLE_LINK151"/>
            <w:r w:rsidRPr="00CF7740">
              <w:rPr>
                <w:rFonts w:cstheme="minorHAnsi"/>
                <w:sz w:val="18"/>
                <w:szCs w:val="18"/>
              </w:rPr>
              <w:t>Tipo del classificationConcept. Deve essere un codice presente sul semantic repository</w:t>
            </w:r>
            <w:bookmarkEnd w:id="237"/>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38"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238"/>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39" w:name="OLE_LINK152"/>
            <w:r w:rsidRPr="00CF7740">
              <w:rPr>
                <w:rFonts w:cstheme="minorHAnsi"/>
                <w:sz w:val="18"/>
                <w:szCs w:val="18"/>
              </w:rPr>
              <w:t>Espressione regolare che deve essere rispettata per poter assegnare una classificazione all’EvidenceProvider</w:t>
            </w:r>
            <w:bookmarkEnd w:id="239"/>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48D05E9D" w:rsidR="00F113DB" w:rsidRPr="00CF7740" w:rsidRDefault="00F113DB" w:rsidP="00E01718">
            <w:pPr>
              <w:rPr>
                <w:rFonts w:cstheme="minorHAnsi"/>
                <w:sz w:val="18"/>
                <w:szCs w:val="18"/>
              </w:rPr>
            </w:pPr>
            <w:bookmarkStart w:id="240"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Cardinalità multipla per la gestione del multilingua</w:t>
            </w:r>
            <w:bookmarkEnd w:id="240"/>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012DBBA5"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52846914" w:rsidR="00F113DB" w:rsidRPr="00CF7740" w:rsidRDefault="00F113DB" w:rsidP="00E01718">
            <w:pPr>
              <w:jc w:val="left"/>
              <w:rPr>
                <w:rFonts w:cstheme="minorHAnsi"/>
                <w:sz w:val="18"/>
                <w:szCs w:val="18"/>
                <w:lang w:val="en-US"/>
              </w:rPr>
            </w:pPr>
            <w:r w:rsidRPr="00CF7740">
              <w:rPr>
                <w:rFonts w:cstheme="minorHAnsi"/>
                <w:sz w:val="18"/>
                <w:szCs w:val="18"/>
                <w:lang w:val="en-US"/>
              </w:rPr>
              <w:t xml:space="preserve">identificativo univoco del </w:t>
            </w:r>
            <w:r w:rsidR="00E61285">
              <w:rPr>
                <w:rFonts w:cstheme="minorHAnsi"/>
                <w:sz w:val="18"/>
                <w:szCs w:val="18"/>
                <w:lang w:val="en-US"/>
              </w:rPr>
              <w:t>P</w:t>
            </w:r>
            <w:r w:rsidRPr="00CF7740">
              <w:rPr>
                <w:rFonts w:cstheme="minorHAnsi"/>
                <w:sz w:val="18"/>
                <w:szCs w:val="18"/>
                <w:lang w:val="en-US"/>
              </w:rPr>
              <w:t>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258F1994" w14:textId="22020C55" w:rsidR="00E61285"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7E2AEC56" w14:textId="77777777" w:rsidR="00E61285" w:rsidRPr="00281DEB" w:rsidRDefault="00E61285" w:rsidP="00E61285">
            <w:pPr>
              <w:jc w:val="left"/>
              <w:rPr>
                <w:rFonts w:cstheme="minorHAnsi"/>
                <w:sz w:val="18"/>
                <w:szCs w:val="18"/>
                <w:lang w:bidi="en-US"/>
              </w:rPr>
            </w:pPr>
            <w:r w:rsidRPr="00281DEB">
              <w:rPr>
                <w:rFonts w:cstheme="minorHAnsi"/>
                <w:sz w:val="18"/>
                <w:szCs w:val="18"/>
                <w:lang w:bidi="en-US"/>
              </w:rPr>
              <w:t>Utilizza il prefisso:</w:t>
            </w:r>
          </w:p>
          <w:p w14:paraId="51F5C32B" w14:textId="77777777" w:rsidR="006C2953" w:rsidRPr="00390A4D" w:rsidRDefault="00E61285" w:rsidP="00E61285">
            <w:pPr>
              <w:jc w:val="left"/>
              <w:rPr>
                <w:rFonts w:cstheme="minorHAnsi"/>
                <w:sz w:val="18"/>
                <w:szCs w:val="18"/>
                <w:lang w:bidi="en-US"/>
              </w:rPr>
            </w:pPr>
            <w:r w:rsidRPr="00390A4D">
              <w:rPr>
                <w:rFonts w:cstheme="minorHAnsi"/>
                <w:sz w:val="18"/>
                <w:szCs w:val="18"/>
                <w:lang w:bidi="en-US"/>
              </w:rPr>
              <w:t xml:space="preserve">'urn:cef.eu:names:identifier:EAS:[Code]' </w:t>
            </w:r>
          </w:p>
          <w:p w14:paraId="40E0E953" w14:textId="3CC010B0" w:rsidR="00E61285" w:rsidRPr="00281DEB" w:rsidRDefault="00E61285" w:rsidP="00E61285">
            <w:pPr>
              <w:jc w:val="left"/>
              <w:rPr>
                <w:rFonts w:cstheme="minorHAnsi"/>
                <w:sz w:val="18"/>
                <w:szCs w:val="18"/>
                <w:lang w:val="en-US" w:bidi="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urn:cef.eu:names:identifier:EAS:9918) </w:t>
            </w:r>
          </w:p>
          <w:p w14:paraId="75F7349B" w14:textId="44E2B371" w:rsidR="00E61285" w:rsidRDefault="00E61285" w:rsidP="00E61285">
            <w:pPr>
              <w:jc w:val="left"/>
              <w:rPr>
                <w:rFonts w:cstheme="minorHAnsi"/>
                <w:sz w:val="18"/>
                <w:szCs w:val="18"/>
                <w:lang w:val="en-US" w:bidi="en-US"/>
              </w:rPr>
            </w:pPr>
            <w:r w:rsidRPr="00E61285">
              <w:rPr>
                <w:rFonts w:cstheme="minorHAnsi"/>
                <w:sz w:val="18"/>
                <w:szCs w:val="18"/>
                <w:lang w:val="en-US" w:bidi="en-US"/>
              </w:rPr>
              <w:t>O</w:t>
            </w:r>
            <w:r>
              <w:rPr>
                <w:rFonts w:cstheme="minorHAnsi"/>
                <w:sz w:val="18"/>
                <w:szCs w:val="18"/>
                <w:lang w:val="en-US" w:bidi="en-US"/>
              </w:rPr>
              <w:t>ppure</w:t>
            </w:r>
          </w:p>
          <w:p w14:paraId="522B24AA" w14:textId="77777777" w:rsidR="006C2953" w:rsidRDefault="00E61285" w:rsidP="00E61285">
            <w:pPr>
              <w:jc w:val="left"/>
              <w:rPr>
                <w:rFonts w:cstheme="minorHAnsi"/>
                <w:sz w:val="18"/>
                <w:szCs w:val="18"/>
                <w:lang w:val="en-US" w:bidi="en-US"/>
              </w:rPr>
            </w:pPr>
            <w:r w:rsidRPr="00281DEB">
              <w:rPr>
                <w:rFonts w:cstheme="minorHAnsi"/>
                <w:sz w:val="18"/>
                <w:szCs w:val="18"/>
                <w:lang w:val="en-US" w:bidi="en-US"/>
              </w:rPr>
              <w:t>'urn:oasis:names:tc:ebcore:partyid-type:unregistered'</w:t>
            </w:r>
          </w:p>
          <w:p w14:paraId="457A948C" w14:textId="74DFD062" w:rsidR="00F113DB" w:rsidRPr="00281DEB" w:rsidRDefault="00E61285" w:rsidP="00E01718">
            <w:pPr>
              <w:jc w:val="left"/>
              <w:rPr>
                <w:rFonts w:cstheme="minorHAnsi"/>
                <w:sz w:val="18"/>
                <w:szCs w:val="18"/>
                <w:lang w:val="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use the prefix 'urn:oasis:names:tc:ebcore:partyid-type:unregistered:oots-simulator')</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5333545E"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C3718A" w:rsidRPr="00CF7740" w:rsidRDefault="00C3718A" w:rsidP="00C3718A">
            <w:pPr>
              <w:jc w:val="left"/>
              <w:rPr>
                <w:rFonts w:cstheme="minorHAnsi"/>
                <w:sz w:val="18"/>
                <w:szCs w:val="18"/>
              </w:rPr>
            </w:pPr>
            <w:bookmarkStart w:id="241" w:name="OLE_LINK154"/>
            <w:r w:rsidRPr="00CF7740">
              <w:rPr>
                <w:rFonts w:cstheme="minorHAnsi"/>
                <w:sz w:val="18"/>
                <w:szCs w:val="18"/>
              </w:rPr>
              <w:t>Indirizzo del provider</w:t>
            </w:r>
            <w:bookmarkEnd w:id="241"/>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C3718A" w:rsidRPr="00CF7740" w:rsidRDefault="00C3718A" w:rsidP="00C3718A">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42" w:name="_Hlk139454636"/>
            <w:r w:rsidRPr="0007635D">
              <w:rPr>
                <w:rFonts w:cstheme="minorHAnsi"/>
                <w:sz w:val="18"/>
                <w:szCs w:val="18"/>
                <w:lang w:bidi="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C3718A" w:rsidRPr="00CF7740" w:rsidDel="004F09CA" w:rsidRDefault="00C3718A" w:rsidP="00C3718A">
            <w:pPr>
              <w:jc w:val="left"/>
              <w:rPr>
                <w:rFonts w:cstheme="minorHAnsi"/>
                <w:sz w:val="18"/>
                <w:szCs w:val="18"/>
              </w:rPr>
            </w:pPr>
            <w:bookmarkStart w:id="243" w:name="OLE_LINK160"/>
            <w:r w:rsidRPr="00CF7740">
              <w:rPr>
                <w:rFonts w:cstheme="minorHAnsi"/>
                <w:sz w:val="18"/>
                <w:szCs w:val="18"/>
              </w:rPr>
              <w:t>Lista di classificationConcept che fornisce la lista di supportedValue per i classificationConcept definiti sul dataServiceEvidenceType</w:t>
            </w:r>
            <w:bookmarkEnd w:id="243"/>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42"/>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44" w:name="OLE_LINK156"/>
            <w:r w:rsidRPr="00CF7740">
              <w:rPr>
                <w:rFonts w:cstheme="minorHAnsi"/>
                <w:sz w:val="18"/>
                <w:szCs w:val="18"/>
              </w:rPr>
              <w:t>Indirizzo completo de</w:t>
            </w:r>
            <w:bookmarkEnd w:id="244"/>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45" w:name="OLE_LINK155"/>
            <w:r w:rsidRPr="0007635D">
              <w:rPr>
                <w:rFonts w:cstheme="minorHAnsi"/>
                <w:sz w:val="18"/>
                <w:szCs w:val="18"/>
                <w:lang w:bidi="en-US"/>
              </w:rPr>
              <w:t>sdg:</w:t>
            </w:r>
            <w:r w:rsidR="00F113DB" w:rsidRPr="0007635D">
              <w:rPr>
                <w:rFonts w:cstheme="minorHAnsi"/>
                <w:sz w:val="18"/>
                <w:szCs w:val="18"/>
                <w:lang w:bidi="en-US"/>
              </w:rPr>
              <w:t>thoroughfare</w:t>
            </w:r>
            <w:bookmarkEnd w:id="245"/>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246"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246"/>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47" w:name="OLE_LINK158"/>
            <w:r w:rsidRPr="0007635D">
              <w:rPr>
                <w:rFonts w:cstheme="minorHAnsi"/>
                <w:sz w:val="18"/>
                <w:szCs w:val="18"/>
                <w:lang w:bidi="en-US"/>
              </w:rPr>
              <w:t>sdg:</w:t>
            </w:r>
            <w:r w:rsidR="00F113DB" w:rsidRPr="0007635D">
              <w:rPr>
                <w:rFonts w:cstheme="minorHAnsi"/>
                <w:sz w:val="18"/>
                <w:szCs w:val="18"/>
                <w:lang w:bidi="en-US"/>
              </w:rPr>
              <w:t>LocatorDesignator</w:t>
            </w:r>
            <w:bookmarkEnd w:id="247"/>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48" w:name="OLE_LINK159"/>
            <w:r w:rsidRPr="00CF7740">
              <w:rPr>
                <w:rFonts w:cstheme="minorHAnsi"/>
                <w:sz w:val="18"/>
                <w:szCs w:val="18"/>
              </w:rPr>
              <w:t>Un numero o una sequenza di caratteri che identifica in modo univoco il provider (numero edificio, numero appartamento, ecc.)</w:t>
            </w:r>
            <w:bookmarkEnd w:id="248"/>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56899E7"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204FFEC9"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45EC1DC3"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14D87D83"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249"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4CE99178"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50" w:name="OLE_LINK161"/>
            <w:r w:rsidRPr="00CF7740">
              <w:rPr>
                <w:rFonts w:cstheme="minorHAnsi"/>
                <w:sz w:val="18"/>
                <w:szCs w:val="18"/>
              </w:rPr>
              <w:t>Valore supportato dalla risposta</w:t>
            </w:r>
            <w:bookmarkEnd w:id="250"/>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249"/>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51" w:name="OLE_LINK162"/>
            <w:r w:rsidRPr="00CF7740">
              <w:rPr>
                <w:rFonts w:cstheme="minorHAnsi"/>
                <w:sz w:val="18"/>
                <w:szCs w:val="18"/>
              </w:rPr>
              <w:t>Campo testuale</w:t>
            </w:r>
            <w:bookmarkEnd w:id="251"/>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52"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52"/>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53" w:name="OLE_LINK163"/>
            <w:r w:rsidRPr="00CF7740">
              <w:rPr>
                <w:rFonts w:cstheme="minorHAnsi"/>
                <w:sz w:val="18"/>
                <w:szCs w:val="18"/>
              </w:rPr>
              <w:t>Campo Data (formato YYYY-DD-MM)</w:t>
            </w:r>
            <w:bookmarkEnd w:id="253"/>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254"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254"/>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61FCA522"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1C1F9C6E"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55"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55"/>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56" w:name="OLE_LINK87"/>
            <w:r w:rsidRPr="00CF7740">
              <w:rPr>
                <w:rFonts w:cstheme="minorHAnsi"/>
                <w:sz w:val="18"/>
                <w:szCs w:val="18"/>
              </w:rPr>
              <w:t>urn:oasis:nammes:tc:ebxml-regrep:ResponseStatusType:Failure</w:t>
            </w:r>
            <w:bookmarkEnd w:id="256"/>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57" w:name="OLE_LINK88"/>
            <w:r w:rsidRPr="00CF7740">
              <w:rPr>
                <w:rFonts w:cstheme="minorHAnsi"/>
                <w:sz w:val="18"/>
                <w:szCs w:val="18"/>
                <w:lang w:eastAsia="en-US"/>
              </w:rPr>
              <w:t>rs:Exception</w:t>
            </w:r>
            <w:bookmarkEnd w:id="257"/>
          </w:p>
        </w:tc>
        <w:tc>
          <w:tcPr>
            <w:tcW w:w="5670" w:type="dxa"/>
            <w:tcBorders>
              <w:top w:val="single" w:sz="4" w:space="0" w:color="000000"/>
              <w:left w:val="single" w:sz="4" w:space="0" w:color="000000"/>
              <w:bottom w:val="single" w:sz="4" w:space="0" w:color="000000"/>
              <w:right w:val="single" w:sz="4" w:space="0" w:color="000000"/>
            </w:tcBorders>
          </w:tcPr>
          <w:p w14:paraId="7867FD1E" w14:textId="03C0E1E2"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58" w:name="OLE_LINK89"/>
            <w:r w:rsidRPr="00CF7740">
              <w:rPr>
                <w:rFonts w:cstheme="minorHAnsi"/>
                <w:sz w:val="18"/>
                <w:szCs w:val="18"/>
                <w:lang w:eastAsia="en-US"/>
              </w:rPr>
              <w:t>xsi:type</w:t>
            </w:r>
            <w:bookmarkEnd w:id="258"/>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59" w:name="OLE_LINK90"/>
            <w:r w:rsidRPr="00CF7740">
              <w:rPr>
                <w:rFonts w:cstheme="minorHAnsi"/>
                <w:sz w:val="18"/>
                <w:szCs w:val="18"/>
                <w:lang w:val="en-US" w:eastAsia="en-US"/>
              </w:rPr>
              <w:t>severity</w:t>
            </w:r>
            <w:bookmarkEnd w:id="259"/>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60" w:name="OLE_LINK92"/>
            <w:r w:rsidRPr="00CF7740">
              <w:rPr>
                <w:rFonts w:cstheme="minorHAnsi"/>
                <w:sz w:val="18"/>
                <w:szCs w:val="18"/>
                <w:lang w:val="en-US" w:eastAsia="en-US"/>
              </w:rPr>
              <w:t>SeverityType</w:t>
            </w:r>
            <w:bookmarkEnd w:id="260"/>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61" w:name="OLE_LINK91"/>
            <w:r w:rsidRPr="00CF7740">
              <w:rPr>
                <w:rFonts w:cstheme="minorHAnsi"/>
                <w:sz w:val="18"/>
                <w:szCs w:val="18"/>
                <w:lang w:val="en-US" w:bidi="en-US"/>
              </w:rPr>
              <w:t>message</w:t>
            </w:r>
            <w:bookmarkEnd w:id="261"/>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81F164B"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62" w:name="OLE_LINK93"/>
            <w:r w:rsidRPr="00CF7740">
              <w:rPr>
                <w:rFonts w:cstheme="minorHAnsi"/>
                <w:sz w:val="18"/>
                <w:szCs w:val="18"/>
                <w:lang w:val="en-US" w:bidi="en-US"/>
              </w:rPr>
              <w:t>JurisdictionDetermination</w:t>
            </w:r>
            <w:bookmarkEnd w:id="262"/>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63" w:name="OLE_LINK94"/>
            <w:r w:rsidRPr="00CF7740">
              <w:rPr>
                <w:rFonts w:cstheme="minorHAnsi"/>
                <w:sz w:val="18"/>
                <w:szCs w:val="18"/>
                <w:lang w:val="en-US" w:bidi="en-US"/>
              </w:rPr>
              <w:t>UserRequestedClassificationConcepts</w:t>
            </w:r>
            <w:bookmarkEnd w:id="263"/>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64" w:name="OLE_LINK174"/>
            <w:r w:rsidRPr="00CF7740">
              <w:rPr>
                <w:rFonts w:cstheme="minorHAnsi"/>
                <w:sz w:val="18"/>
                <w:szCs w:val="18"/>
                <w:lang w:eastAsia="en-US"/>
              </w:rPr>
              <w:t>sdg:DataServiceEvidenceType</w:t>
            </w:r>
            <w:bookmarkEnd w:id="264"/>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4D53F63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033AAB41"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CC8824D"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030AAB99"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00394991">
        <w:rPr>
          <w:rFonts w:ascii="Courier New" w:hAnsi="Courier New" w:cs="Courier New"/>
          <w:b/>
          <w:color w:val="000000" w:themeColor="text1"/>
          <w:sz w:val="18"/>
          <w:szCs w:val="18"/>
          <w:lang w:bidi="en-US"/>
        </w:rPr>
        <w:t>sdg:EvidenceProviderJurisdictionDetermination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4B65B784"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183E1FDF"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851D029"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390A4D" w:rsidRDefault="00E71108" w:rsidP="00E36708">
            <w:pPr>
              <w:rPr>
                <w:rFonts w:cstheme="minorHAnsi"/>
                <w:sz w:val="18"/>
                <w:szCs w:val="18"/>
                <w:lang w:bidi="en-US"/>
              </w:rPr>
            </w:pPr>
            <w:r w:rsidRPr="00390A4D">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390A4D" w:rsidRDefault="00E71108" w:rsidP="00E36708">
            <w:pPr>
              <w:rPr>
                <w:rFonts w:cstheme="minorHAnsi"/>
                <w:sz w:val="18"/>
                <w:szCs w:val="18"/>
                <w:lang w:bidi="en-US"/>
              </w:rPr>
            </w:pPr>
            <w:r w:rsidRPr="00390A4D">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2696E96F"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265"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601810" w:rsidP="00D97C3B">
      <w:pPr>
        <w:pStyle w:val="Texto"/>
        <w:jc w:val="center"/>
      </w:pPr>
      <w:hyperlink r:id="rId42"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D726F8"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266" w:name="OLE_LINK120"/>
            <w:r w:rsidRPr="00D97C3B">
              <w:rPr>
                <w:b/>
                <w:sz w:val="20"/>
              </w:rPr>
              <w:t>DSD:ERR:0001</w:t>
            </w:r>
            <w:bookmarkEnd w:id="266"/>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67" w:name="OLE_LINK121"/>
            <w:r w:rsidRPr="00CF7740">
              <w:rPr>
                <w:sz w:val="18"/>
                <w:szCs w:val="18"/>
                <w:lang w:val="en-US"/>
              </w:rPr>
              <w:t>rs:ObjectNotFoundEx ceptionType</w:t>
            </w:r>
            <w:bookmarkEnd w:id="267"/>
          </w:p>
        </w:tc>
        <w:tc>
          <w:tcPr>
            <w:tcW w:w="1470" w:type="pct"/>
            <w:vAlign w:val="center"/>
          </w:tcPr>
          <w:p w14:paraId="070229D3" w14:textId="10F56B8F" w:rsidR="00E71108" w:rsidRPr="00CF7740" w:rsidRDefault="00E71108" w:rsidP="00E36708">
            <w:pPr>
              <w:rPr>
                <w:sz w:val="18"/>
                <w:szCs w:val="18"/>
                <w:lang w:val="en-US"/>
              </w:rPr>
            </w:pPr>
            <w:bookmarkStart w:id="268" w:name="OLE_LINK122"/>
            <w:r w:rsidRPr="00CF7740">
              <w:rPr>
                <w:sz w:val="18"/>
                <w:szCs w:val="18"/>
                <w:lang w:val="en-US"/>
              </w:rPr>
              <w:t>No Data Service were found based on the given parameters</w:t>
            </w:r>
            <w:bookmarkEnd w:id="268"/>
          </w:p>
        </w:tc>
      </w:tr>
      <w:tr w:rsidR="00E71108" w:rsidRPr="00D726F8"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D726F8"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D726F8"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D726F8"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D726F8"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D4FC855" w:rsidR="009B576D" w:rsidRPr="00CF7740"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65"/>
    <w:p w14:paraId="1629168E" w14:textId="77777777" w:rsidR="00E71108" w:rsidRPr="00CF7740" w:rsidRDefault="00E71108" w:rsidP="00E71108"/>
    <w:p w14:paraId="41530041" w14:textId="0B3E485E" w:rsidR="00E71108" w:rsidRPr="00CF7740" w:rsidRDefault="00E71108" w:rsidP="008E227D">
      <w:pPr>
        <w:pStyle w:val="Heading3"/>
      </w:pPr>
      <w:bookmarkStart w:id="269" w:name="_Toc140671888"/>
      <w:r w:rsidRPr="00CF7740">
        <w:t>OpenAPI 3</w:t>
      </w:r>
      <w:bookmarkEnd w:id="269"/>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70" w:name="OLE_LINK33"/>
      <w:r w:rsidRPr="00CF7740">
        <w:rPr>
          <w:rFonts w:ascii="Courier New" w:hAnsi="Courier New" w:cs="Courier New"/>
          <w:spacing w:val="-10"/>
          <w:sz w:val="22"/>
          <w:szCs w:val="18"/>
        </w:rPr>
        <w:t>retrieveDataServiceList</w:t>
      </w:r>
      <w:bookmarkEnd w:id="270"/>
      <w:r w:rsidRPr="00CF7740">
        <w:t>:</w:t>
      </w:r>
    </w:p>
    <w:p w14:paraId="72DB8BBC" w14:textId="4D01F3B1" w:rsidR="001619FB" w:rsidRPr="00CF7740" w:rsidRDefault="00601810" w:rsidP="00B821C8">
      <w:pPr>
        <w:spacing w:after="240"/>
      </w:pPr>
      <w:hyperlink r:id="rId43" w:history="1">
        <w:r w:rsidR="005F7D56" w:rsidRPr="00A90FEA">
          <w:rPr>
            <w:rStyle w:val="Hyperlink"/>
          </w:rPr>
          <w:t>https://github.com/AgID/sdg_it_architype/blob/master/SDG%20-%20Componenti%20Nazionali/openapi/DataServiceDirectory.yaml</w:t>
        </w:r>
      </w:hyperlink>
      <w:r w:rsidR="005F7D56">
        <w:t xml:space="preserve"> </w:t>
      </w:r>
    </w:p>
    <w:p w14:paraId="56850853" w14:textId="660FCB3E" w:rsidR="001F4A30" w:rsidRPr="001F4A30" w:rsidRDefault="00404DE6" w:rsidP="00B80A50">
      <w:pPr>
        <w:pStyle w:val="Heading2"/>
      </w:pPr>
      <w:bookmarkStart w:id="271" w:name="_Ref115258201"/>
      <w:bookmarkStart w:id="272" w:name="_Ref115261527"/>
      <w:bookmarkStart w:id="273" w:name="_Ref115262438"/>
      <w:bookmarkStart w:id="274" w:name="_Ref140249540"/>
      <w:bookmarkStart w:id="275" w:name="_Toc140671889"/>
      <w:r w:rsidRPr="00CF7740">
        <w:t xml:space="preserve">Richiesta invio </w:t>
      </w:r>
      <w:r w:rsidR="00D501B5">
        <w:t>Evidence Request</w:t>
      </w:r>
      <w:r w:rsidRPr="00CF7740">
        <w:t xml:space="preserve"> </w:t>
      </w:r>
      <w:bookmarkEnd w:id="271"/>
      <w:bookmarkEnd w:id="272"/>
      <w:bookmarkEnd w:id="273"/>
      <w:r w:rsidR="004C6201">
        <w:t>1</w:t>
      </w:r>
      <w:bookmarkEnd w:id="274"/>
      <w:bookmarkEnd w:id="275"/>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r w:rsidRPr="00143DF4">
        <w:rPr>
          <w:b/>
          <w:bCs/>
          <w:lang w:val="en-US"/>
        </w:rPr>
        <w:t>arch-common-service_SDG</w:t>
      </w:r>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5168452B" w14:textId="62B5B2DF"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76"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76"/>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77"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77"/>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601810" w:rsidP="00F40AE9">
            <w:pPr>
              <w:autoSpaceDE w:val="0"/>
              <w:autoSpaceDN w:val="0"/>
              <w:adjustRightInd w:val="0"/>
              <w:jc w:val="center"/>
              <w:rPr>
                <w:color w:val="2F2F2F"/>
              </w:rPr>
            </w:pPr>
            <w:hyperlink r:id="rId44"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Default="00F40AE9" w:rsidP="00F40AE9">
      <w:pPr>
        <w:rPr>
          <w:rFonts w:cstheme="minorHAnsi"/>
          <w:b/>
          <w:sz w:val="18"/>
          <w:szCs w:val="18"/>
        </w:rPr>
      </w:pPr>
    </w:p>
    <w:p w14:paraId="0BB40AE0" w14:textId="77777777" w:rsidR="00B1642D" w:rsidRPr="00CF7740" w:rsidRDefault="00B1642D"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78" w:name="_Ref114234089"/>
      <w:bookmarkStart w:id="279" w:name="_Toc140671890"/>
      <w:r w:rsidRPr="00CF7740">
        <w:t>Input</w:t>
      </w:r>
      <w:bookmarkEnd w:id="278"/>
      <w:bookmarkEnd w:id="279"/>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80" w:name="OLE_LINK62"/>
            <w:r w:rsidRPr="00CF7740">
              <w:rPr>
                <w:rFonts w:cstheme="minorHAnsi"/>
                <w:color w:val="000000" w:themeColor="text1"/>
                <w:sz w:val="18"/>
                <w:szCs w:val="18"/>
              </w:rPr>
              <w:t>n/a</w:t>
            </w:r>
            <w:bookmarkEnd w:id="280"/>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06861448"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0A3CBF1B" w14:textId="59ADC9F3" w:rsidR="00A2358F" w:rsidRPr="00281DEB" w:rsidRDefault="002C1EAA" w:rsidP="00A2358F">
            <w:pPr>
              <w:rPr>
                <w:rFonts w:cstheme="minorHAnsi"/>
                <w:color w:val="000000" w:themeColor="text1"/>
                <w:sz w:val="18"/>
                <w:szCs w:val="18"/>
              </w:rPr>
            </w:pPr>
            <w:bookmarkStart w:id="281" w:name="OLE_LINK43"/>
            <w:r w:rsidRPr="003D2D39">
              <w:rPr>
                <w:rFonts w:cstheme="minorHAnsi"/>
                <w:color w:val="000000" w:themeColor="text1"/>
                <w:sz w:val="18"/>
                <w:szCs w:val="18"/>
              </w:rPr>
              <w:t>UUID univoco per la correlazione dei messaggi di request e response sull’AccessPoint</w:t>
            </w:r>
            <w:bookmarkEnd w:id="281"/>
            <w:r w:rsidR="00A2358F" w:rsidRPr="003D2D39">
              <w:rPr>
                <w:rFonts w:cstheme="minorHAnsi"/>
                <w:color w:val="000000" w:themeColor="text1"/>
                <w:sz w:val="18"/>
                <w:szCs w:val="18"/>
              </w:rPr>
              <w:t>.</w:t>
            </w:r>
          </w:p>
          <w:p w14:paraId="67D9C6FB" w14:textId="74A773A7" w:rsidR="00A2358F" w:rsidRPr="003D2D39" w:rsidRDefault="00A2358F" w:rsidP="00A2358F">
            <w:pPr>
              <w:rPr>
                <w:rFonts w:cstheme="minorHAnsi"/>
                <w:color w:val="000000" w:themeColor="text1"/>
                <w:sz w:val="18"/>
                <w:szCs w:val="18"/>
              </w:rPr>
            </w:pPr>
            <w:r w:rsidRPr="00281DEB">
              <w:rPr>
                <w:rFonts w:cstheme="minorHAnsi"/>
                <w:color w:val="000000" w:themeColor="text1"/>
                <w:sz w:val="18"/>
                <w:szCs w:val="18"/>
              </w:rPr>
              <w:t xml:space="preserve">L'elemento è una stringa che identifica l'insieme di messaggi correlati che costituiscono una conversazione tra le </w:t>
            </w:r>
            <w:r w:rsidR="00C0062A" w:rsidRPr="003D2D39">
              <w:rPr>
                <w:rFonts w:cstheme="minorHAnsi"/>
                <w:color w:val="000000" w:themeColor="text1"/>
                <w:sz w:val="18"/>
                <w:szCs w:val="18"/>
              </w:rPr>
              <w:t>p</w:t>
            </w:r>
            <w:r w:rsidRPr="00281DEB">
              <w:rPr>
                <w:rFonts w:cstheme="minorHAnsi"/>
                <w:color w:val="000000" w:themeColor="text1"/>
                <w:sz w:val="18"/>
                <w:szCs w:val="18"/>
              </w:rPr>
              <w:t xml:space="preserve">arti. </w:t>
            </w:r>
            <w:r w:rsidRPr="003D2D39">
              <w:rPr>
                <w:rFonts w:cstheme="minorHAnsi"/>
                <w:color w:val="000000" w:themeColor="text1"/>
                <w:sz w:val="18"/>
                <w:szCs w:val="18"/>
              </w:rPr>
              <w:t>I</w:t>
            </w:r>
            <w:r w:rsidRPr="00281DEB">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8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8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03B312A"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r w:rsidR="00C00DEF">
              <w:rPr>
                <w:rFonts w:cstheme="minorHAnsi"/>
                <w:sz w:val="18"/>
                <w:szCs w:val="18"/>
              </w:rPr>
              <w:t xml:space="preserve">) </w:t>
            </w:r>
            <w:r w:rsidR="00C00DEF" w:rsidRPr="00C00DEF">
              <w:rPr>
                <w:rFonts w:cstheme="minorHAnsi"/>
                <w:sz w:val="18"/>
                <w:szCs w:val="18"/>
              </w:rPr>
              <w:t>in conformità all'articolo 14(5) del Regolamento (UE) 2018/1724.</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7DAD832"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4F678177"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06626CB0"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83" w:name="OLE_LINK65"/>
            <w:r w:rsidRPr="00CF7740">
              <w:rPr>
                <w:rFonts w:cstheme="minorHAnsi"/>
                <w:color w:val="000000" w:themeColor="text1"/>
                <w:sz w:val="18"/>
                <w:szCs w:val="18"/>
              </w:rPr>
              <w:t>n/a</w:t>
            </w:r>
            <w:bookmarkEnd w:id="28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21FBB231"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84" w:name="OLE_LINK66"/>
            <w:r w:rsidRPr="00CF7740">
              <w:rPr>
                <w:rFonts w:cstheme="minorHAnsi"/>
                <w:color w:val="000000" w:themeColor="text1"/>
                <w:sz w:val="18"/>
                <w:szCs w:val="18"/>
              </w:rPr>
              <w:t>n/a</w:t>
            </w:r>
            <w:bookmarkEnd w:id="28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4973099A"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6A26457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0E13ECF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FFC4FA7"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8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85"/>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0A94D031"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0A039343"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01D7A053"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86"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86"/>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390A4D" w:rsidRDefault="00B90C93" w:rsidP="00B90C93">
            <w:pPr>
              <w:rPr>
                <w:rFonts w:cstheme="minorHAnsi"/>
                <w:sz w:val="18"/>
                <w:szCs w:val="18"/>
              </w:rPr>
            </w:pPr>
            <w:r w:rsidRPr="00390A4D">
              <w:rPr>
                <w:rFonts w:cstheme="minorHAnsi"/>
                <w:sz w:val="18"/>
                <w:szCs w:val="18"/>
              </w:rPr>
              <w:t>xmlns</w:t>
            </w:r>
            <w:r w:rsidR="00A2358F" w:rsidRPr="00390A4D">
              <w:rPr>
                <w:rFonts w:cstheme="minorHAnsi"/>
                <w:sz w:val="18"/>
                <w:szCs w:val="18"/>
              </w:rPr>
              <w:t>=“</w:t>
            </w:r>
            <w:r w:rsidRPr="00390A4D">
              <w:rPr>
                <w:rFonts w:cstheme="minorHAnsi"/>
                <w:sz w:val="18"/>
                <w:szCs w:val="18"/>
              </w:rPr>
              <w:t>urn:oasis:names:tc:ebxml-regrep:xsd:rim:4.0</w:t>
            </w:r>
            <w:r w:rsidR="0015733B" w:rsidRPr="00390A4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1FB275F6"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1C641DC2" w:rsidR="00B90C93" w:rsidRPr="00CF7740" w:rsidRDefault="00B90C93" w:rsidP="00B90C93">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0776CC16"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0EF086AF" w:rsidR="00B90C93" w:rsidRPr="00CF7740" w:rsidRDefault="004D545D" w:rsidP="00B90C93">
            <w:pPr>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282894F8" w:rsidR="00C70447" w:rsidRDefault="00F40AE9" w:rsidP="00C70447">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4D682A51" w14:textId="63B14FC5" w:rsidR="008B3C5D"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A7EA1E1"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43DF66D1" w:rsidR="008B7ED2" w:rsidRDefault="008B7ED2" w:rsidP="008B7ED2">
            <w:pPr>
              <w:jc w:val="left"/>
              <w:rPr>
                <w:rFonts w:cstheme="minorHAnsi"/>
                <w:sz w:val="18"/>
                <w:szCs w:val="18"/>
              </w:rPr>
            </w:pPr>
            <w:bookmarkStart w:id="287"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5F3EE80D" w14:textId="0FE27EF8" w:rsidR="008B55E8" w:rsidRDefault="008B55E8"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F2DB2DA" w14:textId="0321E658" w:rsidR="008B55E8" w:rsidRDefault="008B55E8"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68E7591" w14:textId="4BC5467D" w:rsidR="008B55E8" w:rsidRDefault="008B55E8"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1408457" w14:textId="71E67012" w:rsidR="008B55E8" w:rsidRDefault="008B55E8"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D97C3B">
              <w:rPr>
                <w:rFonts w:cstheme="minorHAnsi"/>
                <w:sz w:val="18"/>
                <w:szCs w:val="18"/>
              </w:rPr>
              <w:t>CountryIdentificationCode' (ISO 3166-1'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287"/>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6E35B551" w:rsidR="008B7ED2" w:rsidRPr="00D97C3B" w:rsidRDefault="008B7ED2" w:rsidP="00322CF5">
            <w:pPr>
              <w:jc w:val="left"/>
              <w:rPr>
                <w:rFonts w:cstheme="minorHAnsi"/>
                <w:sz w:val="18"/>
                <w:szCs w:val="18"/>
                <w:lang w:val="en-US"/>
              </w:rPr>
            </w:pPr>
            <w:bookmarkStart w:id="288"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r w:rsidR="006419BD" w:rsidRPr="00D97C3B">
              <w:rPr>
                <w:rFonts w:cstheme="minorHAnsi"/>
                <w:sz w:val="18"/>
                <w:szCs w:val="18"/>
                <w:lang w:val="en-US"/>
              </w:rPr>
              <w:t>Esempio:</w:t>
            </w:r>
          </w:p>
          <w:p w14:paraId="2903E8A7" w14:textId="0C6FC9B4"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F44ACB" w:rsidRPr="00CF7740" w:rsidDel="00F44ACB">
              <w:rPr>
                <w:rFonts w:cstheme="minorHAnsi"/>
                <w:sz w:val="18"/>
                <w:szCs w:val="18"/>
                <w:lang w:val="en-US"/>
              </w:rPr>
              <w:t xml:space="preserve"> </w:t>
            </w:r>
            <w:r w:rsidRPr="00CF7740">
              <w:rPr>
                <w:rFonts w:cstheme="minorHAnsi"/>
                <w:sz w:val="18"/>
                <w:szCs w:val="18"/>
                <w:lang w:val="en-US"/>
              </w:rPr>
              <w:t>/</w:t>
            </w:r>
            <w:r w:rsidR="00C113AC" w:rsidRPr="00CF7740">
              <w:rPr>
                <w:rFonts w:cstheme="minorHAnsi"/>
                <w:sz w:val="18"/>
                <w:szCs w:val="18"/>
                <w:lang w:val="en-US"/>
              </w:rPr>
              <w:t xml:space="preserve">02635542Y </w:t>
            </w:r>
            <w:r w:rsidRPr="00CF7740">
              <w:rPr>
                <w:rFonts w:cstheme="minorHAnsi"/>
                <w:sz w:val="18"/>
                <w:szCs w:val="18"/>
                <w:lang w:val="en-US"/>
              </w:rPr>
              <w:t>&lt;/sdg:Identifier&gt;</w:t>
            </w:r>
            <w:bookmarkEnd w:id="288"/>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64D52DCF" w:rsidR="008B7ED2" w:rsidRPr="00CF7740" w:rsidRDefault="008B7ED2" w:rsidP="008B7ED2">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4770EF4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369120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6DEDB80D" w:rsidR="00F40AE9" w:rsidRPr="00CF7740" w:rsidRDefault="00F40AE9" w:rsidP="00244410">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0D0B9C2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98D4BF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4CA9598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7DBFBAA"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6D527302"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09EF93C0"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89" w:name="OLE_LINK82" w:colFirst="0" w:colLast="4"/>
            <w:bookmarkStart w:id="290" w:name="OLE_LINK83" w:colFirst="0" w:colLast="4"/>
            <w:bookmarkStart w:id="291"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289"/>
      <w:bookmarkEnd w:id="290"/>
      <w:bookmarkEnd w:id="291"/>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837C79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71CC7E2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92"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92"/>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9E3C5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224B08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34943974"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56CE2E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5078B173"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056F46BD" w:rsidR="00F40AE9" w:rsidRPr="00CF7740" w:rsidRDefault="00F40AE9" w:rsidP="00244410">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93" w:name="OLE_LINK75"/>
            <w:r w:rsidR="00F40AE9" w:rsidRPr="00CF7740">
              <w:rPr>
                <w:rFonts w:cstheme="minorHAnsi"/>
                <w:sz w:val="18"/>
                <w:szCs w:val="18"/>
                <w:lang w:eastAsia="en-US"/>
              </w:rPr>
              <w:t>GivenName</w:t>
            </w:r>
            <w:bookmarkEnd w:id="293"/>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2D7172A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3639C8F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294" w:name="_Ref114234091"/>
      <w:bookmarkStart w:id="295" w:name="_Toc140671891"/>
      <w:r w:rsidRPr="00CF7740">
        <w:t xml:space="preserve">Output </w:t>
      </w:r>
      <w:r w:rsidR="00DD7197" w:rsidRPr="00CF7740">
        <w:t>e Gestione degli errori</w:t>
      </w:r>
      <w:bookmarkEnd w:id="294"/>
      <w:bookmarkEnd w:id="295"/>
    </w:p>
    <w:p w14:paraId="6E224F68" w14:textId="7A9D1C64" w:rsidR="007D4D64" w:rsidRPr="00CF7740" w:rsidRDefault="00346408" w:rsidP="007D4D64">
      <w:pPr>
        <w:rPr>
          <w:rFonts w:cstheme="minorHAnsi"/>
          <w:b/>
        </w:rPr>
      </w:pPr>
      <w:bookmarkStart w:id="296"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37C63369"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w:t>
            </w:r>
            <w:r w:rsidR="00A2358F">
              <w:rPr>
                <w:rFonts w:cstheme="minorHAnsi"/>
                <w:color w:val="000000" w:themeColor="text1"/>
                <w:sz w:val="18"/>
                <w:szCs w:val="18"/>
              </w:rPr>
              <w:t>A</w:t>
            </w:r>
            <w:r w:rsidR="00751AA9"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20A4B67A"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32B35E2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0CD06ED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97" w:name="OLE_LINK71"/>
      <w:r w:rsidRPr="00CF7740">
        <w:rPr>
          <w:rFonts w:ascii="Courier New" w:hAnsi="Courier New" w:cs="Courier New"/>
          <w:b/>
          <w:color w:val="000000" w:themeColor="text1"/>
          <w:sz w:val="18"/>
          <w:szCs w:val="18"/>
          <w:lang w:bidi="en-US"/>
        </w:rPr>
        <w:t>EvidenceRequester</w:t>
      </w:r>
      <w:bookmarkEnd w:id="297"/>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71D6D22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6A1ECED5"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98" w:name="OLE_LINK85"/>
            <w:r w:rsidRPr="00CF7740">
              <w:rPr>
                <w:rFonts w:ascii="Trebuchet MS" w:hAnsi="Trebuchet MS" w:cstheme="minorHAnsi"/>
                <w:color w:val="auto"/>
                <w:sz w:val="18"/>
                <w:szCs w:val="18"/>
                <w:lang w:eastAsia="en-US"/>
              </w:rPr>
              <w:t xml:space="preserve">IssuingAuthority </w:t>
            </w:r>
            <w:bookmarkEnd w:id="298"/>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A05A211"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5274AB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7F6AB8A1"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C39EA74"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DF23165"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4B8D69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520CE8F8"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4525FF0"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7375EF7"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2EE45225"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99"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99"/>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300" w:name="OLE_LINK72"/>
      <w:r w:rsidR="006E25C8" w:rsidRPr="00CF7740">
        <w:rPr>
          <w:rFonts w:ascii="Courier New" w:hAnsi="Courier New" w:cs="Courier New"/>
          <w:b/>
          <w:color w:val="000000" w:themeColor="text1"/>
          <w:sz w:val="18"/>
          <w:szCs w:val="18"/>
          <w:lang w:bidi="en-US"/>
        </w:rPr>
        <w:t>sdg:Evidence</w:t>
      </w:r>
      <w:bookmarkEnd w:id="300"/>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52C83AF2"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301" w:name="OLE_LINK32"/>
      <w:r w:rsidRPr="00CF7740">
        <w:rPr>
          <w:rFonts w:cstheme="minorHAnsi"/>
          <w:b/>
        </w:rPr>
        <w:t>Descrizione parametri per response con esito KO:</w:t>
      </w:r>
    </w:p>
    <w:bookmarkEnd w:id="301"/>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03F6AEAA"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A2358F">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D45C48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566FF74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5422C2D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31DB9CB"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302"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302"/>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5A7467BD" w:rsidR="00F2679E" w:rsidRPr="00CF7740" w:rsidRDefault="00F2679E"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3EBCAE81" w:rsidR="00835877" w:rsidRPr="00CF7740" w:rsidRDefault="00835877"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3312E5" w:rsidRPr="00CF7740" w:rsidRDefault="00726792" w:rsidP="003312E5">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542B2CAA" w:rsidR="00D05D13" w:rsidRPr="00CF7740" w:rsidRDefault="00CB335E" w:rsidP="00D05D13">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r w:rsidRPr="00CF7740" w:rsidDel="00CB335E">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175D60E8" w:rsidR="00DB2495" w:rsidRPr="00CF7740" w:rsidRDefault="00DB2495" w:rsidP="00D5103A">
            <w:pPr>
              <w:rPr>
                <w:rFonts w:cstheme="minorHAnsi"/>
                <w:sz w:val="18"/>
                <w:szCs w:val="18"/>
              </w:rPr>
            </w:pPr>
            <w:r w:rsidRPr="00CF7740">
              <w:rPr>
                <w:rFonts w:cstheme="minorHAnsi"/>
                <w:sz w:val="18"/>
                <w:szCs w:val="18"/>
              </w:rPr>
              <w:t>name</w:t>
            </w:r>
            <w:r w:rsidR="00A2358F">
              <w:rPr>
                <w:rFonts w:cstheme="minorHAnsi"/>
                <w:sz w:val="18"/>
                <w:szCs w:val="18"/>
              </w:rPr>
              <w:t>=“</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65B99A44"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303"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304" w:name="OLE_LINK73"/>
            <w:r w:rsidRPr="00CF7740">
              <w:rPr>
                <w:rFonts w:cs="Arial"/>
                <w:sz w:val="20"/>
                <w:lang w:bidi="en-US"/>
              </w:rPr>
              <w:t>Request succeded</w:t>
            </w:r>
            <w:bookmarkEnd w:id="304"/>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305" w:name="_Hlt115089285"/>
      <w:bookmarkEnd w:id="303"/>
      <w:bookmarkEnd w:id="305"/>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5"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D726F8"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D726F8"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D726F8"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D726F8"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D726F8"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D726F8"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D726F8"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D726F8"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r w:rsidRPr="008D4797">
              <w:t>rs:QueryExceptionType</w:t>
            </w:r>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306" w:name="_Ref114234092"/>
      <w:bookmarkStart w:id="307" w:name="_Toc140671892"/>
      <w:bookmarkEnd w:id="296"/>
      <w:r w:rsidRPr="00CF7740">
        <w:t>OpenAPI 3</w:t>
      </w:r>
      <w:bookmarkEnd w:id="306"/>
      <w:bookmarkEnd w:id="307"/>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601810" w:rsidP="004126F2">
      <w:pPr>
        <w:pStyle w:val="Corpotesto1"/>
        <w:spacing w:before="120" w:after="240"/>
        <w:ind w:left="0"/>
      </w:pPr>
      <w:hyperlink r:id="rId46"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308" w:name="_Ref115259924"/>
      <w:bookmarkStart w:id="309" w:name="_Ref115261542"/>
      <w:bookmarkStart w:id="310" w:name="_Ref115262245"/>
      <w:bookmarkStart w:id="311" w:name="_Ref115262399"/>
      <w:bookmarkStart w:id="312" w:name="_Ref115262458"/>
      <w:bookmarkStart w:id="313" w:name="_Toc140671893"/>
      <w:r w:rsidRPr="00CF7740">
        <w:t xml:space="preserve">Verifica generazione </w:t>
      </w:r>
      <w:r w:rsidR="00B45CBA">
        <w:t>Evidence Response</w:t>
      </w:r>
      <w:r w:rsidRPr="00CF7740">
        <w:t xml:space="preserve"> 1</w:t>
      </w:r>
      <w:bookmarkEnd w:id="308"/>
      <w:bookmarkEnd w:id="309"/>
      <w:bookmarkEnd w:id="310"/>
      <w:bookmarkEnd w:id="311"/>
      <w:bookmarkEnd w:id="312"/>
      <w:bookmarkEnd w:id="313"/>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0D67AADB" w:rsidR="00265DE0" w:rsidRPr="00CF7740" w:rsidRDefault="002573F9">
      <w:pPr>
        <w:pStyle w:val="ListParagraph"/>
        <w:numPr>
          <w:ilvl w:val="1"/>
          <w:numId w:val="11"/>
        </w:numPr>
        <w:ind w:left="1224"/>
        <w:jc w:val="both"/>
        <w:rPr>
          <w:rStyle w:val="normaltextrun"/>
        </w:rPr>
      </w:pPr>
      <w:bookmarkStart w:id="314" w:name="_Ref115349999"/>
      <w:bookmarkStart w:id="315"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314"/>
      <w:r w:rsidR="00A374A4" w:rsidRPr="00CF7740">
        <w:rPr>
          <w:rStyle w:val="normaltextrun"/>
        </w:rPr>
        <w:t>:</w:t>
      </w:r>
      <w:bookmarkEnd w:id="315"/>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00FC22BD" w:rsidRPr="00D97C3B">
        <w:rPr>
          <w:rStyle w:val="normaltextrun"/>
        </w:rPr>
        <w:t>Giugno 2023</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316"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316"/>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317"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317"/>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318"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318"/>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601810" w:rsidP="002C70F4">
      <w:pPr>
        <w:pStyle w:val="ListParagraph"/>
        <w:numPr>
          <w:ilvl w:val="0"/>
          <w:numId w:val="6"/>
        </w:numPr>
        <w:rPr>
          <w:rStyle w:val="normaltextrun"/>
        </w:rPr>
      </w:pPr>
      <w:hyperlink r:id="rId47"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601810" w:rsidP="00AD1E97">
            <w:pPr>
              <w:ind w:left="360"/>
              <w:rPr>
                <w:rStyle w:val="normaltextrun"/>
                <w:highlight w:val="yellow"/>
              </w:rPr>
            </w:pPr>
            <w:hyperlink r:id="rId48"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601810" w:rsidP="00AD1E97">
            <w:pPr>
              <w:ind w:left="360"/>
              <w:rPr>
                <w:rStyle w:val="normaltextrun"/>
                <w:highlight w:val="yellow"/>
              </w:rPr>
            </w:pPr>
            <w:hyperlink r:id="rId49"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601810" w:rsidP="00AD1E97">
            <w:pPr>
              <w:ind w:left="360"/>
              <w:rPr>
                <w:rStyle w:val="normaltextrun"/>
                <w:highlight w:val="yellow"/>
              </w:rPr>
            </w:pPr>
            <w:hyperlink r:id="rId50"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319"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319"/>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320"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320"/>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321" w:name="_Ref114563073"/>
      <w:bookmarkStart w:id="322" w:name="_Toc140671894"/>
      <w:r w:rsidRPr="00CF7740">
        <w:t>Input</w:t>
      </w:r>
      <w:bookmarkEnd w:id="321"/>
      <w:bookmarkEnd w:id="322"/>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4CB9D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31A3BB1"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50CEA4D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05941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074DAE" w:rsidRDefault="002E1FDB">
            <w:pPr>
              <w:rPr>
                <w:rFonts w:cstheme="minorHAnsi"/>
                <w:sz w:val="18"/>
                <w:szCs w:val="18"/>
              </w:rPr>
            </w:pPr>
            <w:r w:rsidRPr="00074DAE">
              <w:rPr>
                <w:rFonts w:cstheme="minorHAnsi"/>
                <w:sz w:val="18"/>
                <w:szCs w:val="18"/>
              </w:rPr>
              <w:t>xmlns</w:t>
            </w:r>
            <w:r w:rsidR="00A2358F" w:rsidRPr="00074DAE">
              <w:rPr>
                <w:rFonts w:cstheme="minorHAnsi"/>
                <w:sz w:val="18"/>
                <w:szCs w:val="18"/>
              </w:rPr>
              <w:t>=“</w:t>
            </w:r>
            <w:r w:rsidRPr="00074DAE">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DDC5798" w:rsidR="002E1FDB" w:rsidRPr="00F27ACB" w:rsidRDefault="002E1FDB">
            <w:pPr>
              <w:rPr>
                <w:rFonts w:cstheme="minorHAnsi"/>
                <w:sz w:val="18"/>
                <w:szCs w:val="18"/>
              </w:rPr>
            </w:pPr>
            <w:r w:rsidRPr="00F27ACB">
              <w:rPr>
                <w:rFonts w:cstheme="minorHAnsi"/>
                <w:sz w:val="18"/>
                <w:szCs w:val="18"/>
              </w:rPr>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4919285A" w:rsidR="002E1FDB" w:rsidRPr="00CF7740" w:rsidRDefault="002E1FDB">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652DDF22"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3DF11EC0"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6415445C"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6E33B83"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66EE1F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6DEC64D"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B6A333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6F83C91C"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058FAD18"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01DE8AA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3E3AFC2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B2F7EF7"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510C9A9"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0015347C"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88B3597"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F93B2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22BF0D90"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28AE5B0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206629B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B9C86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ECF254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BD68B3C"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0A8404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06E48DDF"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2E5D07AE"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E16560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5D72034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323" w:name="_Toc112667635"/>
      <w:bookmarkStart w:id="324" w:name="_Toc112673851"/>
      <w:bookmarkStart w:id="325" w:name="_Ref114563090"/>
      <w:bookmarkStart w:id="326" w:name="_Toc140671895"/>
      <w:bookmarkStart w:id="327" w:name="OLE_LINK14"/>
      <w:r w:rsidRPr="00CF7740">
        <w:t>Output</w:t>
      </w:r>
      <w:r w:rsidR="00380AF9" w:rsidRPr="00CF7740">
        <w:t xml:space="preserve"> e Gestione degli errori</w:t>
      </w:r>
      <w:bookmarkEnd w:id="323"/>
      <w:bookmarkEnd w:id="324"/>
      <w:bookmarkEnd w:id="325"/>
      <w:bookmarkEnd w:id="326"/>
    </w:p>
    <w:p w14:paraId="46A555FB" w14:textId="77777777" w:rsidR="00E206B6" w:rsidRPr="00CF7740" w:rsidRDefault="00E206B6" w:rsidP="00E206B6">
      <w:pPr>
        <w:pStyle w:val="Corpotesto1"/>
      </w:pPr>
    </w:p>
    <w:bookmarkEnd w:id="327"/>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41FC57AE"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271F8BE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C8F24C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328" w:name="OLE_LINK78"/>
      <w:r w:rsidRPr="00CF7740">
        <w:rPr>
          <w:rFonts w:ascii="Courier New" w:hAnsi="Courier New" w:cs="Courier New"/>
          <w:b/>
          <w:color w:val="000000" w:themeColor="text1"/>
          <w:sz w:val="18"/>
          <w:szCs w:val="18"/>
          <w:lang w:bidi="en-US"/>
        </w:rPr>
        <w:t xml:space="preserve">RepositoryItem </w:t>
      </w:r>
      <w:bookmarkEnd w:id="328"/>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4590B750"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50E43C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F4C09D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321FB9B"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59BE513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68DD4283"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816297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354263B2"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EF781D9"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083D48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1E7EC8AD"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63C33F9" w14:textId="7BFF7E4B"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6A37E51C"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46C20ECA"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314E0A">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1F25157"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3B1ACE2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4510C67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5C4C86A"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CF5168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1"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329"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D726F8"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D726F8"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D726F8"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D726F8"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D726F8"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D726F8"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D726F8"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D726F8"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329"/>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330" w:name="_Toc112667636"/>
      <w:bookmarkStart w:id="331" w:name="_Toc112673852"/>
      <w:bookmarkStart w:id="332" w:name="_Ref114563107"/>
      <w:bookmarkStart w:id="333" w:name="_Toc140671896"/>
      <w:r w:rsidRPr="00645758">
        <w:t>OpenAPI 3</w:t>
      </w:r>
      <w:bookmarkEnd w:id="330"/>
      <w:bookmarkEnd w:id="331"/>
      <w:bookmarkEnd w:id="332"/>
      <w:bookmarkEnd w:id="333"/>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601810" w:rsidP="00D97C3B">
      <w:pPr>
        <w:pStyle w:val="Corpotesto1"/>
        <w:spacing w:before="120" w:after="240"/>
        <w:ind w:left="0"/>
        <w:jc w:val="center"/>
      </w:pPr>
      <w:hyperlink r:id="rId52"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334" w:name="_Ref115037934"/>
      <w:bookmarkStart w:id="335" w:name="_Ref140249559"/>
      <w:bookmarkStart w:id="336" w:name="_Toc140671897"/>
      <w:r w:rsidRPr="00CF7740">
        <w:rPr>
          <w:rStyle w:val="normaltextrun"/>
        </w:rPr>
        <w:t xml:space="preserve">Richiesta invio </w:t>
      </w:r>
      <w:r w:rsidR="00D501B5">
        <w:rPr>
          <w:rStyle w:val="normaltextrun"/>
        </w:rPr>
        <w:t>Evidence Request</w:t>
      </w:r>
      <w:r w:rsidRPr="00CF7740">
        <w:rPr>
          <w:rStyle w:val="normaltextrun"/>
        </w:rPr>
        <w:t xml:space="preserve"> </w:t>
      </w:r>
      <w:bookmarkEnd w:id="334"/>
      <w:r w:rsidRPr="00CF7740">
        <w:rPr>
          <w:rStyle w:val="normaltextrun"/>
        </w:rPr>
        <w:t>2</w:t>
      </w:r>
      <w:bookmarkEnd w:id="335"/>
      <w:bookmarkEnd w:id="336"/>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38E86B0"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0010289C" w:rsidRPr="00D97C3B">
        <w:rPr>
          <w:rStyle w:val="normaltextrun"/>
        </w:rPr>
        <w:t>Giugno 2023</w:t>
      </w:r>
      <w:r w:rsidR="0010289C" w:rsidRPr="2A41957F">
        <w:rPr>
          <w:rFonts w:cstheme="minorBidi"/>
          <w:sz w:val="18"/>
          <w:szCs w:val="18"/>
          <w:lang w:eastAsia="en-US"/>
        </w:rPr>
        <w:t xml:space="preserve"> </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601810" w:rsidP="00610A2B">
      <w:pPr>
        <w:autoSpaceDE w:val="0"/>
        <w:autoSpaceDN w:val="0"/>
        <w:adjustRightInd w:val="0"/>
        <w:jc w:val="center"/>
        <w:rPr>
          <w:color w:val="2F2F2F"/>
        </w:rPr>
      </w:pPr>
      <w:hyperlink r:id="rId53"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7562B53E"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0010289C" w:rsidRPr="00117AF0">
        <w:rPr>
          <w:rStyle w:val="normaltextrun"/>
        </w:rPr>
        <w:t>Giugno 2023</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601810">
            <w:pPr>
              <w:autoSpaceDE w:val="0"/>
              <w:autoSpaceDN w:val="0"/>
              <w:adjustRightInd w:val="0"/>
              <w:jc w:val="center"/>
              <w:rPr>
                <w:color w:val="2F2F2F"/>
              </w:rPr>
            </w:pPr>
            <w:hyperlink r:id="rId54"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601810">
            <w:pPr>
              <w:autoSpaceDE w:val="0"/>
              <w:autoSpaceDN w:val="0"/>
              <w:adjustRightInd w:val="0"/>
              <w:jc w:val="center"/>
              <w:rPr>
                <w:color w:val="2F2F2F"/>
              </w:rPr>
            </w:pPr>
            <w:hyperlink r:id="rId55"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337" w:name="_Toc140671898"/>
      <w:r w:rsidRPr="00CF7740">
        <w:t>Input</w:t>
      </w:r>
      <w:bookmarkEnd w:id="337"/>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338" w:name="_Toc140671899"/>
      <w:r w:rsidRPr="00CF7740">
        <w:t>Output</w:t>
      </w:r>
      <w:r w:rsidR="005E4777" w:rsidRPr="00CF7740">
        <w:t xml:space="preserve"> e Gestione degli errori</w:t>
      </w:r>
      <w:bookmarkEnd w:id="338"/>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339" w:name="_Toc140671900"/>
      <w:r w:rsidRPr="00CF7740">
        <w:t>OpenAPI 3</w:t>
      </w:r>
      <w:bookmarkEnd w:id="339"/>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340" w:name="_Ref115267800"/>
      <w:bookmarkStart w:id="341" w:name="_Ref140249561"/>
      <w:bookmarkStart w:id="342" w:name="_Toc140671901"/>
      <w:r w:rsidRPr="00CF7740">
        <w:t xml:space="preserve">Verifica generazione </w:t>
      </w:r>
      <w:r w:rsidR="00B45CBA">
        <w:t>Evidence Response</w:t>
      </w:r>
      <w:r w:rsidRPr="00CF7740">
        <w:t xml:space="preserve"> </w:t>
      </w:r>
      <w:bookmarkEnd w:id="340"/>
      <w:r w:rsidR="005D762A" w:rsidRPr="00CF7740">
        <w:t>2</w:t>
      </w:r>
      <w:bookmarkEnd w:id="341"/>
      <w:bookmarkEnd w:id="342"/>
    </w:p>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601810" w:rsidP="001748E0">
      <w:pPr>
        <w:pStyle w:val="ListParagraph"/>
        <w:numPr>
          <w:ilvl w:val="0"/>
          <w:numId w:val="6"/>
        </w:numPr>
        <w:autoSpaceDE w:val="0"/>
        <w:autoSpaceDN w:val="0"/>
        <w:adjustRightInd w:val="0"/>
        <w:jc w:val="center"/>
        <w:rPr>
          <w:noProof/>
          <w:color w:val="2F2F2F"/>
        </w:rPr>
      </w:pPr>
      <w:hyperlink r:id="rId56"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601810">
            <w:pPr>
              <w:autoSpaceDE w:val="0"/>
              <w:autoSpaceDN w:val="0"/>
              <w:adjustRightInd w:val="0"/>
              <w:jc w:val="center"/>
              <w:rPr>
                <w:color w:val="2F2F2F"/>
              </w:rPr>
            </w:pPr>
            <w:hyperlink r:id="rId57"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601810">
            <w:pPr>
              <w:autoSpaceDE w:val="0"/>
              <w:autoSpaceDN w:val="0"/>
              <w:adjustRightInd w:val="0"/>
              <w:jc w:val="center"/>
              <w:rPr>
                <w:color w:val="2F2F2F"/>
              </w:rPr>
            </w:pPr>
            <w:hyperlink r:id="rId58"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343"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343"/>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344" w:name="_Toc140671902"/>
      <w:r w:rsidRPr="00CF7740">
        <w:t>Input</w:t>
      </w:r>
      <w:bookmarkEnd w:id="344"/>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9"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345" w:name="_Toc140671903"/>
      <w:r w:rsidRPr="00CF7740">
        <w:t>Output e Gestione degli errori</w:t>
      </w:r>
      <w:bookmarkEnd w:id="345"/>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46" w:name="_Toc140671904"/>
      <w:r w:rsidRPr="00CF7740">
        <w:t>OpenAPI 3</w:t>
      </w:r>
      <w:bookmarkEnd w:id="346"/>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47" w:name="_Ref115110992"/>
      <w:bookmarkStart w:id="348" w:name="_Toc140671905"/>
      <w:bookmarkStart w:id="349" w:name="OLE_LINK35"/>
      <w:r w:rsidRPr="00CF7740">
        <w:t>Validazione</w:t>
      </w:r>
      <w:r w:rsidR="005D1175" w:rsidRPr="00CF7740">
        <w:t xml:space="preserve"> Codice Fiscale</w:t>
      </w:r>
      <w:bookmarkEnd w:id="347"/>
      <w:bookmarkEnd w:id="348"/>
    </w:p>
    <w:bookmarkEnd w:id="349"/>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ins w:id="350" w:author="Autho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ins w:id="351" w:author="Author">
        <w:r w:rsidR="009C3799">
          <w:rPr>
            <w:rStyle w:val="normaltextrun"/>
          </w:rPr>
          <w:t>.</w:t>
        </w:r>
      </w:ins>
    </w:p>
    <w:p w14:paraId="2D91D134" w14:textId="40340A96" w:rsidR="00D763E2" w:rsidRPr="00CF7740" w:rsidRDefault="009C3799" w:rsidP="00D726F8">
      <w:pPr>
        <w:ind w:left="360"/>
        <w:rPr>
          <w:rStyle w:val="normaltextrun"/>
        </w:rPr>
      </w:pPr>
      <w:ins w:id="352" w:author="Autho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ins>
      <w:r>
        <w:rPr>
          <w:rStyle w:val="normaltextrun"/>
        </w:rPr>
      </w:r>
      <w:r>
        <w:rPr>
          <w:rStyle w:val="normaltextrun"/>
        </w:rPr>
        <w:fldChar w:fldCharType="separate"/>
      </w:r>
      <w:ins w:id="353" w:author="Author">
        <w:r w:rsidRPr="00103ED4">
          <w:rPr>
            <w:sz w:val="20"/>
          </w:rPr>
          <w:t>DC_06</w:t>
        </w:r>
        <w:r>
          <w:rPr>
            <w:rStyle w:val="normaltextrun"/>
          </w:rPr>
          <w:fldChar w:fldCharType="end"/>
        </w:r>
      </w:ins>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A07372" w:rsidP="00D763E2">
      <w:pPr>
        <w:autoSpaceDE w:val="0"/>
        <w:autoSpaceDN w:val="0"/>
        <w:adjustRightInd w:val="0"/>
        <w:jc w:val="center"/>
      </w:pPr>
      <w:hyperlink r:id="rId60">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A07372" w:rsidP="4B1AB027">
      <w:pPr>
        <w:jc w:val="center"/>
      </w:pPr>
      <w:hyperlink r:id="rId61">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A07372" w:rsidP="00D763E2">
      <w:pPr>
        <w:autoSpaceDE w:val="0"/>
        <w:autoSpaceDN w:val="0"/>
        <w:adjustRightInd w:val="0"/>
        <w:jc w:val="center"/>
      </w:pPr>
      <w:hyperlink r:id="rId62">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354" w:name="_Toc140671906"/>
      <w:r w:rsidRPr="00CF7740">
        <w:t>Input</w:t>
      </w:r>
      <w:bookmarkEnd w:id="354"/>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62EF599A" w:rsidR="00BD7749" w:rsidRPr="00CF7740" w:rsidRDefault="00E438B9"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00BD7749" w:rsidRPr="00CF7740">
              <w:rPr>
                <w:rFonts w:cstheme="minorHAnsi"/>
                <w:b/>
                <w:bCs/>
                <w:color w:val="000000"/>
                <w:sz w:val="18"/>
                <w:szCs w:val="18"/>
                <w:lang w:bidi="en-US"/>
              </w:rPr>
              <w:t xml:space="preserve">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55"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637DD5C4"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355"/>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56" w:name="_Toc140671907"/>
      <w:r w:rsidRPr="00CF7740">
        <w:t>Output e Gestione degli errori</w:t>
      </w:r>
      <w:bookmarkEnd w:id="356"/>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064655">
        <w:trPr>
          <w:trHeight w:val="444"/>
          <w:tblHeader/>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28DF46E1" w:rsidR="001F0099" w:rsidRPr="00CF7740" w:rsidRDefault="00ED220C" w:rsidP="00AD70A1">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11B28EA2" w:rsidR="000A7CD7"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3E4FE629"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1A3D9953"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482FC43E"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6B88561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685C7D56"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3F412E2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42953755"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178A08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57"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58" w:name="_Toc140671908"/>
      <w:bookmarkEnd w:id="357"/>
      <w:r w:rsidRPr="00CF7740">
        <w:t>OpenAPI 3</w:t>
      </w:r>
      <w:bookmarkEnd w:id="358"/>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601810" w:rsidP="000C2281">
      <w:pPr>
        <w:spacing w:before="0"/>
        <w:jc w:val="center"/>
        <w:rPr>
          <w:ins w:id="359" w:author="Author"/>
          <w:rStyle w:val="normaltextrun"/>
        </w:rPr>
      </w:pPr>
      <w:hyperlink r:id="rId63"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ins w:id="360" w:author="Author"/>
          <w:rStyle w:val="normaltextrun"/>
        </w:rPr>
      </w:pPr>
    </w:p>
    <w:p w14:paraId="73B64D67" w14:textId="41FEA167" w:rsidR="00230E37" w:rsidRPr="00665627" w:rsidRDefault="00230E37" w:rsidP="00E82F6F">
      <w:pPr>
        <w:pStyle w:val="Heading2"/>
      </w:pPr>
      <w:bookmarkStart w:id="361" w:name="_Ref130392293"/>
      <w:bookmarkStart w:id="362" w:name="_Toc140671909"/>
      <w:r w:rsidRPr="00665627">
        <w:t>Validazione Codice Fiscale con Supporto</w:t>
      </w:r>
      <w:bookmarkEnd w:id="361"/>
      <w:bookmarkEnd w:id="362"/>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ins w:id="363" w:author="Autho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ins w:id="364" w:author="Author">
        <w:r w:rsidR="00EE6C7A">
          <w:rPr>
            <w:rStyle w:val="normaltextrun"/>
          </w:rPr>
          <w:t xml:space="preserve"> </w:t>
        </w:r>
      </w:ins>
    </w:p>
    <w:p w14:paraId="499D5B04" w14:textId="49483D4E" w:rsidR="00230E37" w:rsidRPr="00665627" w:rsidRDefault="00EE6C7A" w:rsidP="00D726F8">
      <w:pPr>
        <w:ind w:left="360"/>
        <w:rPr>
          <w:rStyle w:val="normaltextrun"/>
        </w:rPr>
      </w:pPr>
      <w:ins w:id="365" w:author="Autho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ins>
      <w:r>
        <w:rPr>
          <w:rStyle w:val="normaltextrun"/>
        </w:rPr>
      </w:r>
      <w:ins w:id="366" w:author="Author">
        <w:r>
          <w:rPr>
            <w:rStyle w:val="normaltextrun"/>
          </w:rPr>
          <w:fldChar w:fldCharType="separate"/>
        </w:r>
        <w:r w:rsidRPr="00103ED4">
          <w:rPr>
            <w:sz w:val="20"/>
          </w:rPr>
          <w:t>DC_06</w:t>
        </w:r>
        <w:r>
          <w:rPr>
            <w:rStyle w:val="normaltextrun"/>
          </w:rPr>
          <w:fldChar w:fldCharType="end"/>
        </w:r>
        <w:r>
          <w:rPr>
            <w:rStyle w:val="normaltextrun"/>
          </w:rPr>
          <w:t>.</w:t>
        </w:r>
      </w:ins>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601810" w:rsidP="00E82F6F">
      <w:pPr>
        <w:autoSpaceDE w:val="0"/>
        <w:autoSpaceDN w:val="0"/>
        <w:adjustRightInd w:val="0"/>
        <w:jc w:val="center"/>
      </w:pPr>
      <w:hyperlink r:id="rId64"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601810" w:rsidP="00E82F6F">
      <w:pPr>
        <w:jc w:val="center"/>
      </w:pPr>
      <w:hyperlink r:id="rId65"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601810" w:rsidP="00E82F6F">
      <w:pPr>
        <w:autoSpaceDE w:val="0"/>
        <w:autoSpaceDN w:val="0"/>
        <w:adjustRightInd w:val="0"/>
        <w:jc w:val="center"/>
      </w:pPr>
      <w:hyperlink r:id="rId66"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67" w:name="_Toc140671910"/>
      <w:r w:rsidRPr="00665627">
        <w:t>Input</w:t>
      </w:r>
      <w:bookmarkEnd w:id="367"/>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2E497EE5" w:rsidR="00230E37" w:rsidRPr="00665627" w:rsidRDefault="00774C90"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00230E37" w:rsidRPr="00665627">
              <w:rPr>
                <w:rFonts w:cstheme="minorHAnsi"/>
                <w:b/>
                <w:bCs/>
                <w:color w:val="000000"/>
                <w:sz w:val="18"/>
                <w:szCs w:val="18"/>
                <w:lang w:bidi="en-US"/>
              </w:rPr>
              <w:t xml:space="preserve"> 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3BBBD6D9"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68"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368"/>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369" w:name="_Toc140671911"/>
      <w:r w:rsidRPr="00665627">
        <w:t>Output e Gestione degli errori</w:t>
      </w:r>
      <w:bookmarkEnd w:id="369"/>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172E57AF" w:rsidR="00230E37" w:rsidRPr="00665627" w:rsidRDefault="00686D9A"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3BD3172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6A7366EC"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3172BFB7"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6950DD5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C6EFEC3"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2C258704"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61E0F3DE"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001ECCC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17F86AE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A07372">
        <w:fldChar w:fldCharType="separate"/>
      </w:r>
      <w:r w:rsidR="00C922C5">
        <w:fldChar w:fldCharType="end"/>
      </w:r>
      <w:r w:rsidR="00D75B92" w:rsidRPr="00665627">
        <w:t xml:space="preserve"> </w:t>
      </w:r>
      <w:bookmarkStart w:id="370"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70"/>
    <w:p w14:paraId="6C72305D" w14:textId="77777777" w:rsidR="00230E37" w:rsidRPr="00665627" w:rsidRDefault="00230E37" w:rsidP="00E82F6F"/>
    <w:p w14:paraId="5703156A" w14:textId="77777777" w:rsidR="00D763E2" w:rsidRPr="00CF7740" w:rsidRDefault="00D763E2" w:rsidP="00D763E2">
      <w:pPr>
        <w:pStyle w:val="Heading3"/>
      </w:pPr>
      <w:bookmarkStart w:id="371" w:name="_Toc140671912"/>
      <w:r w:rsidRPr="00CF7740">
        <w:t>OpenAPI 3</w:t>
      </w:r>
      <w:bookmarkEnd w:id="371"/>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72" w:name="_Hlt115088512"/>
    <w:bookmarkEnd w:id="372"/>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73" w:name="_Hlt138082521"/>
      <w:bookmarkStart w:id="374" w:name="_Ref135646322"/>
      <w:bookmarkStart w:id="375" w:name="_Toc135929693"/>
      <w:bookmarkStart w:id="376" w:name="_Toc140671913"/>
      <w:bookmarkEnd w:id="373"/>
      <w:r>
        <w:t>Attestazione rappresentanza legale</w:t>
      </w:r>
      <w:bookmarkEnd w:id="374"/>
      <w:bookmarkEnd w:id="375"/>
      <w:bookmarkEnd w:id="376"/>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ins w:id="377" w:author="Autho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ins w:id="378" w:author="Autho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ins>
      <w:r>
        <w:rPr>
          <w:rStyle w:val="normaltextrun"/>
        </w:rPr>
      </w:r>
      <w:ins w:id="379" w:author="Author">
        <w:r>
          <w:rPr>
            <w:rStyle w:val="normaltextrun"/>
          </w:rPr>
          <w:fldChar w:fldCharType="separate"/>
        </w:r>
        <w:r w:rsidRPr="00103ED4">
          <w:rPr>
            <w:sz w:val="20"/>
          </w:rPr>
          <w:t>DC_06</w:t>
        </w:r>
        <w:r>
          <w:rPr>
            <w:rStyle w:val="normaltextrun"/>
          </w:rPr>
          <w:fldChar w:fldCharType="end"/>
        </w:r>
        <w:r>
          <w:rPr>
            <w:rStyle w:val="normaltextrun"/>
          </w:rPr>
          <w:t>.</w:t>
        </w:r>
      </w:ins>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601810" w:rsidP="00D97C3B">
      <w:pPr>
        <w:jc w:val="center"/>
        <w:rPr>
          <w:rStyle w:val="normaltextrun"/>
          <w:szCs w:val="24"/>
          <w:u w:val="single"/>
        </w:rPr>
      </w:pPr>
      <w:hyperlink r:id="rId67" w:history="1">
        <w:r w:rsidR="001A762B" w:rsidRPr="00476EB1">
          <w:rPr>
            <w:rStyle w:val="Hyperlink"/>
          </w:rPr>
          <w:t>https://github.com/AgID/sdg_it_architype/blob/master/SDG%20-%20Componenti%20Nazionali/esempi/checkLegalRep_ok.json</w:t>
        </w:r>
      </w:hyperlink>
    </w:p>
    <w:p w14:paraId="3392013B" w14:textId="6B078BD7" w:rsidR="001A762B" w:rsidRDefault="00601810" w:rsidP="00D97C3B">
      <w:pPr>
        <w:jc w:val="center"/>
        <w:rPr>
          <w:rStyle w:val="normaltextrun"/>
          <w:u w:val="single"/>
        </w:rPr>
      </w:pPr>
      <w:hyperlink r:id="rId68" w:history="1">
        <w:r w:rsidR="001A762B" w:rsidRPr="00476EB1">
          <w:rPr>
            <w:rStyle w:val="Hyperlink"/>
          </w:rPr>
          <w:t>https://github.com/AgID/sdg_it_architype/blob/master/SDG%20-%20Componenti%20Nazionali/esempi/checkLegalRep_ko.json</w:t>
        </w:r>
      </w:hyperlink>
    </w:p>
    <w:p w14:paraId="68489AAD" w14:textId="1F76CA15" w:rsidR="001A762B" w:rsidRDefault="00601810" w:rsidP="00D97C3B">
      <w:pPr>
        <w:jc w:val="center"/>
        <w:rPr>
          <w:rStyle w:val="normaltextrun"/>
          <w:u w:val="single"/>
        </w:rPr>
      </w:pPr>
      <w:hyperlink r:id="rId69" w:history="1">
        <w:r w:rsidR="001A762B" w:rsidRPr="00476EB1">
          <w:rPr>
            <w:rStyle w:val="Hyperlink"/>
          </w:rPr>
          <w:t>https://github.com/AgID/sdg_it_architype/blob/master/SDG%20-%20Componenti%20Nazionali/esempi/checkLegalRep_ko_400.json</w:t>
        </w:r>
      </w:hyperlink>
    </w:p>
    <w:p w14:paraId="56BF49AC" w14:textId="0E3B40C9" w:rsidR="00F81781" w:rsidRDefault="00601810" w:rsidP="00F81781">
      <w:pPr>
        <w:jc w:val="center"/>
        <w:rPr>
          <w:rStyle w:val="normaltextrun"/>
          <w:u w:val="single"/>
        </w:rPr>
      </w:pPr>
      <w:hyperlink r:id="rId70" w:history="1">
        <w:r w:rsidR="00F81781" w:rsidRPr="00F81781">
          <w:rPr>
            <w:rStyle w:val="Hyperlink"/>
          </w:rPr>
          <w:t>https://github.com/AgID/sdg_it_architype/blob/master/SDG%20-%20Componenti%20Nazionali/esempi/checkLegalRep_ko_401.json</w:t>
        </w:r>
      </w:hyperlink>
    </w:p>
    <w:p w14:paraId="56B39C98" w14:textId="259CA47F" w:rsidR="00F81781" w:rsidRDefault="00601810" w:rsidP="00F81781">
      <w:pPr>
        <w:jc w:val="center"/>
        <w:rPr>
          <w:rStyle w:val="normaltextrun"/>
          <w:u w:val="single"/>
        </w:rPr>
      </w:pPr>
      <w:hyperlink r:id="rId71"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601810" w:rsidP="00D97C3B">
      <w:pPr>
        <w:jc w:val="center"/>
        <w:rPr>
          <w:rStyle w:val="normaltextrun"/>
          <w:u w:val="single"/>
        </w:rPr>
      </w:pPr>
      <w:hyperlink r:id="rId72"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80" w:name="_Toc135929694"/>
      <w:bookmarkStart w:id="381" w:name="_Toc140671914"/>
      <w:r>
        <w:rPr>
          <w:rStyle w:val="normaltextrun"/>
        </w:rPr>
        <w:t>Input</w:t>
      </w:r>
      <w:bookmarkEnd w:id="380"/>
      <w:bookmarkEnd w:id="381"/>
    </w:p>
    <w:p w14:paraId="0D49EEAF" w14:textId="77777777" w:rsidR="001B3A55" w:rsidRPr="00665627" w:rsidRDefault="001B3A55" w:rsidP="001B3A55">
      <w:pPr>
        <w:spacing w:after="120"/>
        <w:rPr>
          <w:rFonts w:cstheme="minorHAnsi"/>
          <w:b/>
        </w:rPr>
      </w:pPr>
      <w:bookmarkStart w:id="382" w:name="_Hlt138082525"/>
      <w:bookmarkEnd w:id="382"/>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83" w:name="_Hlt138082528"/>
      <w:bookmarkStart w:id="384" w:name="_Toc135929695"/>
      <w:bookmarkStart w:id="385" w:name="_Toc140671915"/>
      <w:bookmarkEnd w:id="383"/>
      <w:r w:rsidRPr="00665627">
        <w:t>Output e Gestione degli errori</w:t>
      </w:r>
      <w:bookmarkEnd w:id="384"/>
      <w:bookmarkEnd w:id="385"/>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77777777" w:rsidR="00F80E5E" w:rsidRPr="00CF7740" w:rsidRDefault="00F80E5E">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7777777" w:rsidR="00F80E5E" w:rsidRPr="00CF7740" w:rsidRDefault="00F80E5E">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77777777" w:rsidR="00F80E5E" w:rsidRPr="00FF3889" w:rsidRDefault="00F80E5E">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77777777"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77777777"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77777777" w:rsidR="00CC2017" w:rsidRPr="00CF7740" w:rsidRDefault="00CC2017">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7777777" w:rsidR="00CC2017" w:rsidRPr="00CF7740" w:rsidRDefault="00CC2017">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77777777" w:rsidR="00CC2017" w:rsidRPr="00FF3889" w:rsidRDefault="00CC2017">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77777777"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77777777"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A07372">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86" w:name="_Toc140671916"/>
      <w:r w:rsidRPr="00CF7740">
        <w:t>OpenAPI 3</w:t>
      </w:r>
      <w:bookmarkEnd w:id="386"/>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601810" w:rsidP="002046EA">
      <w:pPr>
        <w:spacing w:before="0"/>
        <w:jc w:val="center"/>
        <w:rPr>
          <w:rStyle w:val="normaltextrun"/>
        </w:rPr>
      </w:pPr>
      <w:hyperlink r:id="rId73"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387" w:name="_Toc138262203"/>
      <w:bookmarkStart w:id="388" w:name="_Ref129941867"/>
      <w:bookmarkStart w:id="389" w:name="_Ref129941880"/>
      <w:bookmarkStart w:id="390" w:name="_Toc140671917"/>
      <w:bookmarkStart w:id="391" w:name="_Ref114662577"/>
      <w:bookmarkEnd w:id="387"/>
      <w:r w:rsidRPr="00CF7740">
        <w:t>Codici di Stato HTTP</w:t>
      </w:r>
      <w:bookmarkEnd w:id="388"/>
      <w:bookmarkEnd w:id="389"/>
      <w:bookmarkEnd w:id="390"/>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4"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D726F8"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D726F8"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D726F8"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D726F8"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D726F8"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D726F8"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D726F8"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D726F8"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D726F8"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92" w:name="_Ref129941899"/>
      <w:bookmarkStart w:id="393" w:name="_Toc140671918"/>
      <w:r w:rsidRPr="00CF7740">
        <w:t xml:space="preserve">Tipologie di </w:t>
      </w:r>
      <w:r w:rsidR="00F53858" w:rsidRPr="00CF7740">
        <w:t>Error</w:t>
      </w:r>
      <w:r w:rsidRPr="00CF7740">
        <w:t>e</w:t>
      </w:r>
      <w:r w:rsidR="00F53858" w:rsidRPr="00CF7740">
        <w:t xml:space="preserve"> Applicativ</w:t>
      </w:r>
      <w:r w:rsidRPr="00CF7740">
        <w:t>o</w:t>
      </w:r>
      <w:bookmarkEnd w:id="391"/>
      <w:bookmarkEnd w:id="392"/>
      <w:bookmarkEnd w:id="393"/>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41"/>
      <w:bookmarkEnd w:id="42"/>
      <w:bookmarkEnd w:id="43"/>
      <w:bookmarkEnd w:id="44"/>
      <w:bookmarkEnd w:id="45"/>
      <w:bookmarkEnd w:id="111"/>
    </w:tbl>
    <w:p w14:paraId="375157D8" w14:textId="77777777" w:rsidR="00CD1F96" w:rsidRDefault="00CD1F96" w:rsidP="00F0793C"/>
    <w:p w14:paraId="5DAF2BEF" w14:textId="25897127" w:rsidR="00D9776D" w:rsidRPr="00CF7740" w:rsidRDefault="00D9776D" w:rsidP="00D9776D">
      <w:pPr>
        <w:pStyle w:val="Heading1"/>
      </w:pPr>
      <w:bookmarkStart w:id="394" w:name="_Toc140671919"/>
      <w:r w:rsidRPr="00CF7740">
        <w:t>Storico delle modifiche al documento (Changelog)</w:t>
      </w:r>
      <w:bookmarkEnd w:id="394"/>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D97C3B" w:rsidRDefault="00D9776D">
            <w:pPr>
              <w:pStyle w:val="Corpotesto10000"/>
              <w:ind w:left="0"/>
              <w:jc w:val="left"/>
              <w:rPr>
                <w:sz w:val="18"/>
                <w:szCs w:val="18"/>
              </w:rPr>
            </w:pPr>
            <w:r w:rsidRPr="00D97C3B">
              <w:rPr>
                <w:sz w:val="18"/>
                <w:szCs w:val="18"/>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B8463A"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D726F8"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Aggiornata descrizione parametri sdg:AdminUnitLevel1,sdg:AdminUnitLevel2, 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bl>
    <w:p w14:paraId="589A9C1D" w14:textId="77777777" w:rsidR="00FD09CA" w:rsidRPr="00BC6A90" w:rsidRDefault="00FD09CA" w:rsidP="00F0793C"/>
    <w:sectPr w:rsidR="00FD09CA" w:rsidRPr="00BC6A90" w:rsidSect="00431691">
      <w:headerReference w:type="even" r:id="rId75"/>
      <w:headerReference w:type="default" r:id="rId76"/>
      <w:footerReference w:type="even" r:id="rId77"/>
      <w:footerReference w:type="default" r:id="rId78"/>
      <w:headerReference w:type="first" r:id="rId79"/>
      <w:footerReference w:type="first" r:id="rId80"/>
      <w:pgSz w:w="11907" w:h="16840" w:code="9"/>
      <w:pgMar w:top="1985" w:right="1134" w:bottom="1247" w:left="1134" w:header="567" w:footer="567"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8" w:author="Author" w:initials="A">
    <w:p w14:paraId="7BD4C1BC" w14:textId="77777777" w:rsidR="004B0114" w:rsidRDefault="004B0114">
      <w:pPr>
        <w:pStyle w:val="CommentText"/>
      </w:pPr>
      <w:r>
        <w:rPr>
          <w:rStyle w:val="CommentReference"/>
        </w:rPr>
        <w:annotationRef/>
      </w:r>
      <w:r>
        <w:t>Inserire url di github dove sarà condiviso</w:t>
      </w:r>
    </w:p>
  </w:comment>
  <w:comment w:id="173" w:author="Author" w:initials="A">
    <w:p w14:paraId="27069C89" w14:textId="77777777" w:rsidR="0012252C" w:rsidRDefault="0012252C" w:rsidP="007F5ACA">
      <w:pPr>
        <w:pStyle w:val="CommentText"/>
      </w:pPr>
      <w:r>
        <w:rPr>
          <w:rStyle w:val="CommentReference"/>
        </w:rPr>
        <w:annotationRef/>
      </w:r>
      <w:r>
        <w:t>Inserire link nuovo esempio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D4C1BC" w15:done="0"/>
  <w15:commentEx w15:paraId="27069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D4C1BC" w16cid:durableId="28628704"/>
  <w16cid:commentId w16cid:paraId="27069C89" w16cid:durableId="2860F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31567" w14:textId="77777777" w:rsidR="001512C3" w:rsidRDefault="001512C3">
      <w:r>
        <w:separator/>
      </w:r>
    </w:p>
  </w:endnote>
  <w:endnote w:type="continuationSeparator" w:id="0">
    <w:p w14:paraId="119D947A" w14:textId="77777777" w:rsidR="001512C3" w:rsidRDefault="001512C3">
      <w:r>
        <w:continuationSeparator/>
      </w:r>
    </w:p>
  </w:endnote>
  <w:endnote w:type="continuationNotice" w:id="1">
    <w:p w14:paraId="2458960B" w14:textId="77777777" w:rsidR="001512C3" w:rsidRDefault="001512C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C4844" w14:textId="77777777" w:rsidR="008A13B5" w:rsidRDefault="008A1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20781502" w:rsidR="004118A5" w:rsidRPr="00091D23" w:rsidRDefault="009F7FAB" w:rsidP="00A32CCF">
          <w:pPr>
            <w:widowControl w:val="0"/>
            <w:autoSpaceDE w:val="0"/>
            <w:autoSpaceDN w:val="0"/>
            <w:adjustRightInd w:val="0"/>
            <w:spacing w:before="60"/>
            <w:rPr>
              <w:sz w:val="14"/>
              <w:szCs w:val="14"/>
            </w:rPr>
          </w:pPr>
          <w:r>
            <w:rPr>
              <w:sz w:val="14"/>
              <w:szCs w:val="14"/>
            </w:rPr>
            <w:t>21</w:t>
          </w:r>
          <w:r w:rsidR="006300A7">
            <w:rPr>
              <w:sz w:val="14"/>
              <w:szCs w:val="14"/>
            </w:rPr>
            <w:t xml:space="preserve"> luglio</w:t>
          </w:r>
          <w:r w:rsidR="001A2EEC">
            <w:rPr>
              <w:sz w:val="14"/>
              <w:szCs w:val="14"/>
            </w:rPr>
            <w:t xml:space="preserve"> 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95507" w14:textId="25AC782F" w:rsidR="008A13B5" w:rsidRDefault="008A1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3C72C1" w14:textId="77777777" w:rsidR="001512C3" w:rsidRDefault="001512C3">
      <w:r>
        <w:separator/>
      </w:r>
    </w:p>
  </w:footnote>
  <w:footnote w:type="continuationSeparator" w:id="0">
    <w:p w14:paraId="3AC56F1B" w14:textId="77777777" w:rsidR="001512C3" w:rsidRDefault="001512C3">
      <w:r>
        <w:continuationSeparator/>
      </w:r>
    </w:p>
  </w:footnote>
  <w:footnote w:type="continuationNotice" w:id="1">
    <w:p w14:paraId="2A46D51A" w14:textId="77777777" w:rsidR="001512C3" w:rsidRDefault="001512C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2E96C" w14:textId="77777777" w:rsidR="008A13B5" w:rsidRDefault="008A13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0"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2"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4"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8"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2"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28"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9"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0"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BC003EF"/>
    <w:multiLevelType w:val="hybridMultilevel"/>
    <w:tmpl w:val="48F09E7A"/>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6"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9"/>
  </w:num>
  <w:num w:numId="2" w16cid:durableId="2030913212">
    <w:abstractNumId w:val="14"/>
  </w:num>
  <w:num w:numId="3" w16cid:durableId="760567000">
    <w:abstractNumId w:val="19"/>
  </w:num>
  <w:num w:numId="4" w16cid:durableId="581793134">
    <w:abstractNumId w:val="16"/>
  </w:num>
  <w:num w:numId="5" w16cid:durableId="1191409885">
    <w:abstractNumId w:val="0"/>
  </w:num>
  <w:num w:numId="6" w16cid:durableId="796412986">
    <w:abstractNumId w:val="18"/>
  </w:num>
  <w:num w:numId="7" w16cid:durableId="113181751">
    <w:abstractNumId w:val="28"/>
  </w:num>
  <w:num w:numId="8" w16cid:durableId="1760709181">
    <w:abstractNumId w:val="38"/>
  </w:num>
  <w:num w:numId="9" w16cid:durableId="1918394284">
    <w:abstractNumId w:val="8"/>
  </w:num>
  <w:num w:numId="10" w16cid:durableId="28919436">
    <w:abstractNumId w:val="15"/>
  </w:num>
  <w:num w:numId="11" w16cid:durableId="1152260087">
    <w:abstractNumId w:val="43"/>
  </w:num>
  <w:num w:numId="12" w16cid:durableId="1160190781">
    <w:abstractNumId w:val="11"/>
  </w:num>
  <w:num w:numId="13" w16cid:durableId="956716346">
    <w:abstractNumId w:val="29"/>
  </w:num>
  <w:num w:numId="14" w16cid:durableId="1636989921">
    <w:abstractNumId w:val="6"/>
  </w:num>
  <w:num w:numId="15" w16cid:durableId="1755979842">
    <w:abstractNumId w:val="41"/>
  </w:num>
  <w:num w:numId="16" w16cid:durableId="499195757">
    <w:abstractNumId w:val="10"/>
  </w:num>
  <w:num w:numId="17" w16cid:durableId="810710162">
    <w:abstractNumId w:val="35"/>
  </w:num>
  <w:num w:numId="18" w16cid:durableId="877933632">
    <w:abstractNumId w:val="45"/>
  </w:num>
  <w:num w:numId="19" w16cid:durableId="425540121">
    <w:abstractNumId w:val="22"/>
  </w:num>
  <w:num w:numId="20" w16cid:durableId="528761023">
    <w:abstractNumId w:val="46"/>
  </w:num>
  <w:num w:numId="21" w16cid:durableId="1540243704">
    <w:abstractNumId w:val="33"/>
  </w:num>
  <w:num w:numId="22" w16cid:durableId="1483235326">
    <w:abstractNumId w:val="20"/>
  </w:num>
  <w:num w:numId="23" w16cid:durableId="5526197">
    <w:abstractNumId w:val="36"/>
  </w:num>
  <w:num w:numId="24" w16cid:durableId="2120561409">
    <w:abstractNumId w:val="40"/>
  </w:num>
  <w:num w:numId="25" w16cid:durableId="1045904917">
    <w:abstractNumId w:val="27"/>
  </w:num>
  <w:num w:numId="26" w16cid:durableId="501822043">
    <w:abstractNumId w:val="7"/>
  </w:num>
  <w:num w:numId="27" w16cid:durableId="1949389478">
    <w:abstractNumId w:val="1"/>
  </w:num>
  <w:num w:numId="28" w16cid:durableId="2138988877">
    <w:abstractNumId w:val="17"/>
  </w:num>
  <w:num w:numId="29" w16cid:durableId="1228958987">
    <w:abstractNumId w:val="12"/>
  </w:num>
  <w:num w:numId="30" w16cid:durableId="1567061442">
    <w:abstractNumId w:val="31"/>
  </w:num>
  <w:num w:numId="31" w16cid:durableId="1397164455">
    <w:abstractNumId w:val="37"/>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2"/>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39"/>
  </w:num>
  <w:num w:numId="41" w16cid:durableId="1582720517">
    <w:abstractNumId w:val="23"/>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42"/>
  </w:num>
  <w:num w:numId="46" w16cid:durableId="72509595">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3"/>
  </w:num>
  <w:num w:numId="48" w16cid:durableId="1069616736">
    <w:abstractNumId w:val="21"/>
  </w:num>
  <w:num w:numId="49" w16cid:durableId="1950158427">
    <w:abstractNumId w:val="5"/>
  </w:num>
  <w:num w:numId="50" w16cid:durableId="252905356">
    <w:abstractNumId w:val="26"/>
  </w:num>
  <w:num w:numId="51" w16cid:durableId="102649028">
    <w:abstractNumId w:val="30"/>
  </w:num>
  <w:num w:numId="52" w16cid:durableId="642007183">
    <w:abstractNumId w:val="44"/>
  </w:num>
  <w:num w:numId="53" w16cid:durableId="249319508">
    <w:abstractNumId w:val="34"/>
  </w:num>
  <w:num w:numId="54" w16cid:durableId="1177236412">
    <w:abstractNumId w:val="4"/>
  </w:num>
  <w:num w:numId="55" w16cid:durableId="598295794">
    <w:abstractNumId w:val="25"/>
  </w:num>
  <w:num w:numId="56" w16cid:durableId="1539661934">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5FB4"/>
    <w:rsid w:val="00006255"/>
    <w:rsid w:val="00006317"/>
    <w:rsid w:val="00006368"/>
    <w:rsid w:val="00006392"/>
    <w:rsid w:val="00006476"/>
    <w:rsid w:val="0000677E"/>
    <w:rsid w:val="00006780"/>
    <w:rsid w:val="00006823"/>
    <w:rsid w:val="000069BB"/>
    <w:rsid w:val="00006A8B"/>
    <w:rsid w:val="00006C37"/>
    <w:rsid w:val="00006C5E"/>
    <w:rsid w:val="00006DC5"/>
    <w:rsid w:val="00006DE5"/>
    <w:rsid w:val="00006E08"/>
    <w:rsid w:val="00006E57"/>
    <w:rsid w:val="00006FF6"/>
    <w:rsid w:val="00007042"/>
    <w:rsid w:val="000078E9"/>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3C9F"/>
    <w:rsid w:val="0001408D"/>
    <w:rsid w:val="000140F6"/>
    <w:rsid w:val="000141C1"/>
    <w:rsid w:val="00014426"/>
    <w:rsid w:val="000144F1"/>
    <w:rsid w:val="0001465F"/>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6E8F"/>
    <w:rsid w:val="00017020"/>
    <w:rsid w:val="00017094"/>
    <w:rsid w:val="0001758D"/>
    <w:rsid w:val="00017BC0"/>
    <w:rsid w:val="00017CDD"/>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1FCB"/>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58E"/>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ACE"/>
    <w:rsid w:val="00027C43"/>
    <w:rsid w:val="00027DDD"/>
    <w:rsid w:val="000300EC"/>
    <w:rsid w:val="0003024B"/>
    <w:rsid w:val="0003027C"/>
    <w:rsid w:val="0003036E"/>
    <w:rsid w:val="00030BAD"/>
    <w:rsid w:val="00030C36"/>
    <w:rsid w:val="00030CA6"/>
    <w:rsid w:val="00030F98"/>
    <w:rsid w:val="00030FE6"/>
    <w:rsid w:val="00030FEC"/>
    <w:rsid w:val="00031151"/>
    <w:rsid w:val="000311CB"/>
    <w:rsid w:val="00031232"/>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6B7"/>
    <w:rsid w:val="00035802"/>
    <w:rsid w:val="00035B5B"/>
    <w:rsid w:val="00035BAF"/>
    <w:rsid w:val="00035C16"/>
    <w:rsid w:val="00035C4C"/>
    <w:rsid w:val="00035C7B"/>
    <w:rsid w:val="00035E95"/>
    <w:rsid w:val="00035F6C"/>
    <w:rsid w:val="000361ED"/>
    <w:rsid w:val="00036392"/>
    <w:rsid w:val="000363E8"/>
    <w:rsid w:val="000363F5"/>
    <w:rsid w:val="00036514"/>
    <w:rsid w:val="000365E4"/>
    <w:rsid w:val="000366AA"/>
    <w:rsid w:val="00036AD6"/>
    <w:rsid w:val="00036BC3"/>
    <w:rsid w:val="00036D20"/>
    <w:rsid w:val="00036DF6"/>
    <w:rsid w:val="00037062"/>
    <w:rsid w:val="00037147"/>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60E"/>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A0"/>
    <w:rsid w:val="00051878"/>
    <w:rsid w:val="00051883"/>
    <w:rsid w:val="000518F6"/>
    <w:rsid w:val="000519C6"/>
    <w:rsid w:val="00051B83"/>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E97"/>
    <w:rsid w:val="00057FB9"/>
    <w:rsid w:val="0006017F"/>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9C"/>
    <w:rsid w:val="00063DBE"/>
    <w:rsid w:val="0006408F"/>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DF"/>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2B0"/>
    <w:rsid w:val="00075590"/>
    <w:rsid w:val="0007572E"/>
    <w:rsid w:val="000757AF"/>
    <w:rsid w:val="0007582A"/>
    <w:rsid w:val="000758AE"/>
    <w:rsid w:val="000759A9"/>
    <w:rsid w:val="00075A42"/>
    <w:rsid w:val="00075B78"/>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E3B"/>
    <w:rsid w:val="00084E8B"/>
    <w:rsid w:val="0008529C"/>
    <w:rsid w:val="000852C9"/>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97A"/>
    <w:rsid w:val="00093A90"/>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5B3"/>
    <w:rsid w:val="00095A27"/>
    <w:rsid w:val="00095D08"/>
    <w:rsid w:val="00095D7C"/>
    <w:rsid w:val="00095ECE"/>
    <w:rsid w:val="000960FC"/>
    <w:rsid w:val="00096255"/>
    <w:rsid w:val="000962E2"/>
    <w:rsid w:val="00096556"/>
    <w:rsid w:val="0009655F"/>
    <w:rsid w:val="0009667B"/>
    <w:rsid w:val="0009676E"/>
    <w:rsid w:val="00096AB6"/>
    <w:rsid w:val="00096BEA"/>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A0"/>
    <w:rsid w:val="000A2CE8"/>
    <w:rsid w:val="000A3007"/>
    <w:rsid w:val="000A303A"/>
    <w:rsid w:val="000A32AE"/>
    <w:rsid w:val="000A3414"/>
    <w:rsid w:val="000A34BD"/>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909"/>
    <w:rsid w:val="000A69D2"/>
    <w:rsid w:val="000A6B9D"/>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6B8"/>
    <w:rsid w:val="000B06F6"/>
    <w:rsid w:val="000B0AFB"/>
    <w:rsid w:val="000B0CC5"/>
    <w:rsid w:val="000B0F1C"/>
    <w:rsid w:val="000B11B7"/>
    <w:rsid w:val="000B13F9"/>
    <w:rsid w:val="000B1403"/>
    <w:rsid w:val="000B147F"/>
    <w:rsid w:val="000B154F"/>
    <w:rsid w:val="000B16A0"/>
    <w:rsid w:val="000B1744"/>
    <w:rsid w:val="000B18E5"/>
    <w:rsid w:val="000B1946"/>
    <w:rsid w:val="000B1ACF"/>
    <w:rsid w:val="000B1B0F"/>
    <w:rsid w:val="000B1B17"/>
    <w:rsid w:val="000B2444"/>
    <w:rsid w:val="000B25D7"/>
    <w:rsid w:val="000B26CC"/>
    <w:rsid w:val="000B2831"/>
    <w:rsid w:val="000B2ADC"/>
    <w:rsid w:val="000B2B79"/>
    <w:rsid w:val="000B3153"/>
    <w:rsid w:val="000B3426"/>
    <w:rsid w:val="000B3495"/>
    <w:rsid w:val="000B356B"/>
    <w:rsid w:val="000B3670"/>
    <w:rsid w:val="000B38C3"/>
    <w:rsid w:val="000B3A46"/>
    <w:rsid w:val="000B3C3B"/>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93B"/>
    <w:rsid w:val="000B694A"/>
    <w:rsid w:val="000B6DAC"/>
    <w:rsid w:val="000B74AD"/>
    <w:rsid w:val="000B74BA"/>
    <w:rsid w:val="000B74BF"/>
    <w:rsid w:val="000B74C9"/>
    <w:rsid w:val="000B771A"/>
    <w:rsid w:val="000B7B8E"/>
    <w:rsid w:val="000B7C10"/>
    <w:rsid w:val="000B7C25"/>
    <w:rsid w:val="000B7C35"/>
    <w:rsid w:val="000B7E10"/>
    <w:rsid w:val="000B7FA1"/>
    <w:rsid w:val="000B7FE3"/>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CDC"/>
    <w:rsid w:val="000C3DFC"/>
    <w:rsid w:val="000C3E93"/>
    <w:rsid w:val="000C3EBB"/>
    <w:rsid w:val="000C3EE7"/>
    <w:rsid w:val="000C4013"/>
    <w:rsid w:val="000C40B3"/>
    <w:rsid w:val="000C424D"/>
    <w:rsid w:val="000C45CC"/>
    <w:rsid w:val="000C45E8"/>
    <w:rsid w:val="000C45FE"/>
    <w:rsid w:val="000C4618"/>
    <w:rsid w:val="000C47EA"/>
    <w:rsid w:val="000C490C"/>
    <w:rsid w:val="000C4D31"/>
    <w:rsid w:val="000C4F38"/>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B0F"/>
    <w:rsid w:val="000D0E71"/>
    <w:rsid w:val="000D0E7F"/>
    <w:rsid w:val="000D0EE6"/>
    <w:rsid w:val="000D106E"/>
    <w:rsid w:val="000D12CF"/>
    <w:rsid w:val="000D1356"/>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285"/>
    <w:rsid w:val="000E5450"/>
    <w:rsid w:val="000E554E"/>
    <w:rsid w:val="000E56D8"/>
    <w:rsid w:val="000E57A2"/>
    <w:rsid w:val="000E5813"/>
    <w:rsid w:val="000E58E5"/>
    <w:rsid w:val="000E5937"/>
    <w:rsid w:val="000E5948"/>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72B"/>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673"/>
    <w:rsid w:val="000F7847"/>
    <w:rsid w:val="000F7AE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847"/>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C4"/>
    <w:rsid w:val="0010344A"/>
    <w:rsid w:val="001037E0"/>
    <w:rsid w:val="0010381F"/>
    <w:rsid w:val="001039B3"/>
    <w:rsid w:val="00103B7C"/>
    <w:rsid w:val="00103BD5"/>
    <w:rsid w:val="00103BE0"/>
    <w:rsid w:val="00103ED4"/>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D69"/>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77"/>
    <w:rsid w:val="001101FD"/>
    <w:rsid w:val="00110313"/>
    <w:rsid w:val="00110461"/>
    <w:rsid w:val="001105C1"/>
    <w:rsid w:val="001105C6"/>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1AAE"/>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EEC"/>
    <w:rsid w:val="00114F6F"/>
    <w:rsid w:val="00114F8B"/>
    <w:rsid w:val="00115043"/>
    <w:rsid w:val="00115050"/>
    <w:rsid w:val="001151C8"/>
    <w:rsid w:val="001151FE"/>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9D"/>
    <w:rsid w:val="001178D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2C"/>
    <w:rsid w:val="0012454A"/>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D2"/>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F1"/>
    <w:rsid w:val="00135BA4"/>
    <w:rsid w:val="00135C7A"/>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2C3"/>
    <w:rsid w:val="001512CD"/>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05"/>
    <w:rsid w:val="0015435F"/>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96D"/>
    <w:rsid w:val="00163B95"/>
    <w:rsid w:val="00163C40"/>
    <w:rsid w:val="00163CD9"/>
    <w:rsid w:val="00164172"/>
    <w:rsid w:val="001642F2"/>
    <w:rsid w:val="001646CD"/>
    <w:rsid w:val="00164A4C"/>
    <w:rsid w:val="00164BB9"/>
    <w:rsid w:val="00164D86"/>
    <w:rsid w:val="00164F8C"/>
    <w:rsid w:val="001650BA"/>
    <w:rsid w:val="0016510A"/>
    <w:rsid w:val="00165146"/>
    <w:rsid w:val="001651EB"/>
    <w:rsid w:val="001653B9"/>
    <w:rsid w:val="001653D1"/>
    <w:rsid w:val="0016542C"/>
    <w:rsid w:val="00165665"/>
    <w:rsid w:val="0016593B"/>
    <w:rsid w:val="00165B5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0D6"/>
    <w:rsid w:val="00171100"/>
    <w:rsid w:val="00171165"/>
    <w:rsid w:val="001711DA"/>
    <w:rsid w:val="00171260"/>
    <w:rsid w:val="00171676"/>
    <w:rsid w:val="00171736"/>
    <w:rsid w:val="001719DC"/>
    <w:rsid w:val="00171A50"/>
    <w:rsid w:val="00171A92"/>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AC"/>
    <w:rsid w:val="00183FC1"/>
    <w:rsid w:val="00184217"/>
    <w:rsid w:val="00184247"/>
    <w:rsid w:val="0018439E"/>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5DF9"/>
    <w:rsid w:val="0018628D"/>
    <w:rsid w:val="001863EE"/>
    <w:rsid w:val="00186722"/>
    <w:rsid w:val="00186813"/>
    <w:rsid w:val="00186847"/>
    <w:rsid w:val="00186AF8"/>
    <w:rsid w:val="00186B3B"/>
    <w:rsid w:val="00186BCF"/>
    <w:rsid w:val="00186D61"/>
    <w:rsid w:val="00186D8B"/>
    <w:rsid w:val="00187029"/>
    <w:rsid w:val="001871C9"/>
    <w:rsid w:val="00187311"/>
    <w:rsid w:val="0018732A"/>
    <w:rsid w:val="0018746C"/>
    <w:rsid w:val="001875B1"/>
    <w:rsid w:val="00187720"/>
    <w:rsid w:val="0018780C"/>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8E2"/>
    <w:rsid w:val="001919A6"/>
    <w:rsid w:val="00191AD8"/>
    <w:rsid w:val="00191BE9"/>
    <w:rsid w:val="00191BF5"/>
    <w:rsid w:val="00191D91"/>
    <w:rsid w:val="00191DC5"/>
    <w:rsid w:val="00191EE4"/>
    <w:rsid w:val="001920AE"/>
    <w:rsid w:val="001922CB"/>
    <w:rsid w:val="0019247D"/>
    <w:rsid w:val="001924F7"/>
    <w:rsid w:val="001926FC"/>
    <w:rsid w:val="00192775"/>
    <w:rsid w:val="00192A27"/>
    <w:rsid w:val="00192AA8"/>
    <w:rsid w:val="00192B0B"/>
    <w:rsid w:val="00192F6C"/>
    <w:rsid w:val="0019305F"/>
    <w:rsid w:val="00193155"/>
    <w:rsid w:val="0019334C"/>
    <w:rsid w:val="00193399"/>
    <w:rsid w:val="001934ED"/>
    <w:rsid w:val="0019354D"/>
    <w:rsid w:val="0019358B"/>
    <w:rsid w:val="0019359C"/>
    <w:rsid w:val="001935A4"/>
    <w:rsid w:val="001936DD"/>
    <w:rsid w:val="00193736"/>
    <w:rsid w:val="00193864"/>
    <w:rsid w:val="00193A83"/>
    <w:rsid w:val="00193D71"/>
    <w:rsid w:val="00194048"/>
    <w:rsid w:val="0019474F"/>
    <w:rsid w:val="0019475D"/>
    <w:rsid w:val="00194997"/>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038"/>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9F6"/>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04"/>
    <w:rsid w:val="001A5C17"/>
    <w:rsid w:val="001A5CB2"/>
    <w:rsid w:val="001A5EC1"/>
    <w:rsid w:val="001A6201"/>
    <w:rsid w:val="001A631E"/>
    <w:rsid w:val="001A6448"/>
    <w:rsid w:val="001A6722"/>
    <w:rsid w:val="001A6929"/>
    <w:rsid w:val="001A6A85"/>
    <w:rsid w:val="001A6A9C"/>
    <w:rsid w:val="001A6B9E"/>
    <w:rsid w:val="001A6DF5"/>
    <w:rsid w:val="001A7062"/>
    <w:rsid w:val="001A7063"/>
    <w:rsid w:val="001A712E"/>
    <w:rsid w:val="001A7150"/>
    <w:rsid w:val="001A71AF"/>
    <w:rsid w:val="001A72FD"/>
    <w:rsid w:val="001A7521"/>
    <w:rsid w:val="001A7589"/>
    <w:rsid w:val="001A759E"/>
    <w:rsid w:val="001A75D9"/>
    <w:rsid w:val="001A762B"/>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E3C"/>
    <w:rsid w:val="001B2E9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78D"/>
    <w:rsid w:val="001C296B"/>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45"/>
    <w:rsid w:val="001C5AB8"/>
    <w:rsid w:val="001C5CE6"/>
    <w:rsid w:val="001C5D50"/>
    <w:rsid w:val="001C5E15"/>
    <w:rsid w:val="001C5EBF"/>
    <w:rsid w:val="001C5F55"/>
    <w:rsid w:val="001C6237"/>
    <w:rsid w:val="001C6684"/>
    <w:rsid w:val="001C682A"/>
    <w:rsid w:val="001C6929"/>
    <w:rsid w:val="001C6976"/>
    <w:rsid w:val="001C6A39"/>
    <w:rsid w:val="001C71FA"/>
    <w:rsid w:val="001C7296"/>
    <w:rsid w:val="001C72F2"/>
    <w:rsid w:val="001C736D"/>
    <w:rsid w:val="001C73C3"/>
    <w:rsid w:val="001C74AD"/>
    <w:rsid w:val="001C760C"/>
    <w:rsid w:val="001C7687"/>
    <w:rsid w:val="001C7C0D"/>
    <w:rsid w:val="001C7C7F"/>
    <w:rsid w:val="001C7E51"/>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0E3"/>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5FB4"/>
    <w:rsid w:val="001D610B"/>
    <w:rsid w:val="001D611D"/>
    <w:rsid w:val="001D63C9"/>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7D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90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F0"/>
    <w:rsid w:val="001E6C97"/>
    <w:rsid w:val="001E6CFA"/>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9E1"/>
    <w:rsid w:val="001F1A03"/>
    <w:rsid w:val="001F1A2E"/>
    <w:rsid w:val="001F1B23"/>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2DF8"/>
    <w:rsid w:val="001F2F25"/>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11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25E"/>
    <w:rsid w:val="0020638F"/>
    <w:rsid w:val="002064FD"/>
    <w:rsid w:val="0020654E"/>
    <w:rsid w:val="002067BD"/>
    <w:rsid w:val="002067F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823"/>
    <w:rsid w:val="00211B37"/>
    <w:rsid w:val="00211B47"/>
    <w:rsid w:val="00211C9B"/>
    <w:rsid w:val="00211DA7"/>
    <w:rsid w:val="00211ECD"/>
    <w:rsid w:val="00211EE2"/>
    <w:rsid w:val="00211FA2"/>
    <w:rsid w:val="0021224C"/>
    <w:rsid w:val="0021226D"/>
    <w:rsid w:val="002122BC"/>
    <w:rsid w:val="00212326"/>
    <w:rsid w:val="002124F9"/>
    <w:rsid w:val="00212555"/>
    <w:rsid w:val="002128D1"/>
    <w:rsid w:val="00212A52"/>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0F"/>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EC5"/>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351"/>
    <w:rsid w:val="00232419"/>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85"/>
    <w:rsid w:val="00241CFF"/>
    <w:rsid w:val="00241F7C"/>
    <w:rsid w:val="0024229F"/>
    <w:rsid w:val="002422C4"/>
    <w:rsid w:val="00242363"/>
    <w:rsid w:val="002423FD"/>
    <w:rsid w:val="00242733"/>
    <w:rsid w:val="00242872"/>
    <w:rsid w:val="0024293F"/>
    <w:rsid w:val="002429FC"/>
    <w:rsid w:val="00242AA6"/>
    <w:rsid w:val="00242B95"/>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68"/>
    <w:rsid w:val="0024407C"/>
    <w:rsid w:val="002441F6"/>
    <w:rsid w:val="002443C1"/>
    <w:rsid w:val="002443C2"/>
    <w:rsid w:val="00244410"/>
    <w:rsid w:val="002444DE"/>
    <w:rsid w:val="002445E3"/>
    <w:rsid w:val="00244761"/>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3F5D"/>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2E2"/>
    <w:rsid w:val="00265530"/>
    <w:rsid w:val="00265717"/>
    <w:rsid w:val="0026571C"/>
    <w:rsid w:val="002658DC"/>
    <w:rsid w:val="00265AA2"/>
    <w:rsid w:val="00265B2B"/>
    <w:rsid w:val="00265C52"/>
    <w:rsid w:val="00265C76"/>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366"/>
    <w:rsid w:val="00267456"/>
    <w:rsid w:val="002675CD"/>
    <w:rsid w:val="00267774"/>
    <w:rsid w:val="002679C4"/>
    <w:rsid w:val="00267A9E"/>
    <w:rsid w:val="00267C7D"/>
    <w:rsid w:val="00267CAC"/>
    <w:rsid w:val="00267D48"/>
    <w:rsid w:val="00270121"/>
    <w:rsid w:val="002701BB"/>
    <w:rsid w:val="00270391"/>
    <w:rsid w:val="00270401"/>
    <w:rsid w:val="00270A55"/>
    <w:rsid w:val="00270B4A"/>
    <w:rsid w:val="00270C53"/>
    <w:rsid w:val="00270EF4"/>
    <w:rsid w:val="00270FE6"/>
    <w:rsid w:val="002710A6"/>
    <w:rsid w:val="0027124B"/>
    <w:rsid w:val="002712D4"/>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62"/>
    <w:rsid w:val="0027317C"/>
    <w:rsid w:val="002732E8"/>
    <w:rsid w:val="00273346"/>
    <w:rsid w:val="0027340C"/>
    <w:rsid w:val="002736DB"/>
    <w:rsid w:val="00273854"/>
    <w:rsid w:val="00273921"/>
    <w:rsid w:val="002739CC"/>
    <w:rsid w:val="00273BD9"/>
    <w:rsid w:val="00273EAD"/>
    <w:rsid w:val="00273F9F"/>
    <w:rsid w:val="0027403F"/>
    <w:rsid w:val="00274055"/>
    <w:rsid w:val="0027425F"/>
    <w:rsid w:val="00274400"/>
    <w:rsid w:val="0027443B"/>
    <w:rsid w:val="00274764"/>
    <w:rsid w:val="002747C1"/>
    <w:rsid w:val="0027482C"/>
    <w:rsid w:val="00274981"/>
    <w:rsid w:val="00274983"/>
    <w:rsid w:val="00274B4A"/>
    <w:rsid w:val="00274D11"/>
    <w:rsid w:val="00274E16"/>
    <w:rsid w:val="00275046"/>
    <w:rsid w:val="0027509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6E5"/>
    <w:rsid w:val="00277756"/>
    <w:rsid w:val="00277873"/>
    <w:rsid w:val="00277A5C"/>
    <w:rsid w:val="00277CAA"/>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0CA"/>
    <w:rsid w:val="002811B3"/>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FE0"/>
    <w:rsid w:val="00282048"/>
    <w:rsid w:val="0028207B"/>
    <w:rsid w:val="002821FF"/>
    <w:rsid w:val="00282256"/>
    <w:rsid w:val="002823E7"/>
    <w:rsid w:val="002823F0"/>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D67"/>
    <w:rsid w:val="00284DBD"/>
    <w:rsid w:val="002851FB"/>
    <w:rsid w:val="00285529"/>
    <w:rsid w:val="002856D8"/>
    <w:rsid w:val="002859EA"/>
    <w:rsid w:val="00285BC9"/>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FA"/>
    <w:rsid w:val="002A0230"/>
    <w:rsid w:val="002A028A"/>
    <w:rsid w:val="002A0381"/>
    <w:rsid w:val="002A0414"/>
    <w:rsid w:val="002A0436"/>
    <w:rsid w:val="002A07B1"/>
    <w:rsid w:val="002A0ABD"/>
    <w:rsid w:val="002A0AC7"/>
    <w:rsid w:val="002A0B0B"/>
    <w:rsid w:val="002A0C55"/>
    <w:rsid w:val="002A0E9B"/>
    <w:rsid w:val="002A13B7"/>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739"/>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802"/>
    <w:rsid w:val="002B4926"/>
    <w:rsid w:val="002B4934"/>
    <w:rsid w:val="002B494C"/>
    <w:rsid w:val="002B4974"/>
    <w:rsid w:val="002B4B29"/>
    <w:rsid w:val="002B4CE9"/>
    <w:rsid w:val="002B4EDC"/>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A2"/>
    <w:rsid w:val="002C20F7"/>
    <w:rsid w:val="002C226B"/>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28A"/>
    <w:rsid w:val="002C4588"/>
    <w:rsid w:val="002C4755"/>
    <w:rsid w:val="002C4876"/>
    <w:rsid w:val="002C4B46"/>
    <w:rsid w:val="002C4B7E"/>
    <w:rsid w:val="002C4BE0"/>
    <w:rsid w:val="002C524F"/>
    <w:rsid w:val="002C529D"/>
    <w:rsid w:val="002C52A3"/>
    <w:rsid w:val="002C52AB"/>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585"/>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882"/>
    <w:rsid w:val="002D3A06"/>
    <w:rsid w:val="002D3A4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C0"/>
    <w:rsid w:val="002D5931"/>
    <w:rsid w:val="002D597B"/>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C9C"/>
    <w:rsid w:val="002D7DBF"/>
    <w:rsid w:val="002E02ED"/>
    <w:rsid w:val="002E031D"/>
    <w:rsid w:val="002E035F"/>
    <w:rsid w:val="002E0489"/>
    <w:rsid w:val="002E064A"/>
    <w:rsid w:val="002E066C"/>
    <w:rsid w:val="002E0670"/>
    <w:rsid w:val="002E0B8F"/>
    <w:rsid w:val="002E0C19"/>
    <w:rsid w:val="002E0C4A"/>
    <w:rsid w:val="002E0DF9"/>
    <w:rsid w:val="002E0E2A"/>
    <w:rsid w:val="002E0EA7"/>
    <w:rsid w:val="002E0EEA"/>
    <w:rsid w:val="002E104E"/>
    <w:rsid w:val="002E1216"/>
    <w:rsid w:val="002E153A"/>
    <w:rsid w:val="002E1556"/>
    <w:rsid w:val="002E17F0"/>
    <w:rsid w:val="002E1937"/>
    <w:rsid w:val="002E1B16"/>
    <w:rsid w:val="002E1B50"/>
    <w:rsid w:val="002E1C07"/>
    <w:rsid w:val="002E1C0F"/>
    <w:rsid w:val="002E1CBD"/>
    <w:rsid w:val="002E1DBB"/>
    <w:rsid w:val="002E1E52"/>
    <w:rsid w:val="002E1E65"/>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9D2"/>
    <w:rsid w:val="002F2C4D"/>
    <w:rsid w:val="002F2D3C"/>
    <w:rsid w:val="002F2F99"/>
    <w:rsid w:val="002F3004"/>
    <w:rsid w:val="002F30F2"/>
    <w:rsid w:val="002F3338"/>
    <w:rsid w:val="002F34EF"/>
    <w:rsid w:val="002F3733"/>
    <w:rsid w:val="002F3739"/>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F25"/>
    <w:rsid w:val="002F5FCD"/>
    <w:rsid w:val="002F607B"/>
    <w:rsid w:val="002F6096"/>
    <w:rsid w:val="002F60A4"/>
    <w:rsid w:val="002F63D8"/>
    <w:rsid w:val="002F64AE"/>
    <w:rsid w:val="002F64D1"/>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06C"/>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EBB"/>
    <w:rsid w:val="00303F89"/>
    <w:rsid w:val="0030403F"/>
    <w:rsid w:val="00304179"/>
    <w:rsid w:val="0030423E"/>
    <w:rsid w:val="003042D7"/>
    <w:rsid w:val="00304397"/>
    <w:rsid w:val="003044F8"/>
    <w:rsid w:val="00304739"/>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9D0"/>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9A5"/>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0A"/>
    <w:rsid w:val="00314E46"/>
    <w:rsid w:val="00315079"/>
    <w:rsid w:val="00315118"/>
    <w:rsid w:val="00315244"/>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CEA"/>
    <w:rsid w:val="00320CF3"/>
    <w:rsid w:val="00320D96"/>
    <w:rsid w:val="00320E0F"/>
    <w:rsid w:val="00320F63"/>
    <w:rsid w:val="00321533"/>
    <w:rsid w:val="00321662"/>
    <w:rsid w:val="0032176D"/>
    <w:rsid w:val="0032184B"/>
    <w:rsid w:val="00321A76"/>
    <w:rsid w:val="00321C56"/>
    <w:rsid w:val="00321D58"/>
    <w:rsid w:val="00321D63"/>
    <w:rsid w:val="00321E3E"/>
    <w:rsid w:val="00321F3C"/>
    <w:rsid w:val="003220AC"/>
    <w:rsid w:val="003220E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4F03"/>
    <w:rsid w:val="00325113"/>
    <w:rsid w:val="00325512"/>
    <w:rsid w:val="003256D6"/>
    <w:rsid w:val="00325DDD"/>
    <w:rsid w:val="00326136"/>
    <w:rsid w:val="00326183"/>
    <w:rsid w:val="003262D1"/>
    <w:rsid w:val="00326369"/>
    <w:rsid w:val="003263C2"/>
    <w:rsid w:val="003264D9"/>
    <w:rsid w:val="00326756"/>
    <w:rsid w:val="00326B01"/>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E33"/>
    <w:rsid w:val="00331EEE"/>
    <w:rsid w:val="00331F7C"/>
    <w:rsid w:val="00332011"/>
    <w:rsid w:val="0033219A"/>
    <w:rsid w:val="003321C6"/>
    <w:rsid w:val="00332262"/>
    <w:rsid w:val="0033275A"/>
    <w:rsid w:val="0033284F"/>
    <w:rsid w:val="00332931"/>
    <w:rsid w:val="00332A37"/>
    <w:rsid w:val="00332B66"/>
    <w:rsid w:val="00332C1F"/>
    <w:rsid w:val="00332C38"/>
    <w:rsid w:val="00332C53"/>
    <w:rsid w:val="00333026"/>
    <w:rsid w:val="00333056"/>
    <w:rsid w:val="00333075"/>
    <w:rsid w:val="003330D8"/>
    <w:rsid w:val="003330D9"/>
    <w:rsid w:val="0033324C"/>
    <w:rsid w:val="003334D9"/>
    <w:rsid w:val="003336D8"/>
    <w:rsid w:val="0033371F"/>
    <w:rsid w:val="003337D7"/>
    <w:rsid w:val="00333840"/>
    <w:rsid w:val="00333993"/>
    <w:rsid w:val="00333ACD"/>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13C"/>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62"/>
    <w:rsid w:val="00351F94"/>
    <w:rsid w:val="0035203F"/>
    <w:rsid w:val="0035207B"/>
    <w:rsid w:val="0035218B"/>
    <w:rsid w:val="0035219F"/>
    <w:rsid w:val="003522C5"/>
    <w:rsid w:val="003522D0"/>
    <w:rsid w:val="00352406"/>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A17"/>
    <w:rsid w:val="00354ED3"/>
    <w:rsid w:val="00354EEA"/>
    <w:rsid w:val="00355187"/>
    <w:rsid w:val="003551C3"/>
    <w:rsid w:val="00355236"/>
    <w:rsid w:val="00355311"/>
    <w:rsid w:val="003555DD"/>
    <w:rsid w:val="00355652"/>
    <w:rsid w:val="0035570B"/>
    <w:rsid w:val="00355BB1"/>
    <w:rsid w:val="00355C36"/>
    <w:rsid w:val="00355C61"/>
    <w:rsid w:val="00356235"/>
    <w:rsid w:val="00356390"/>
    <w:rsid w:val="00356465"/>
    <w:rsid w:val="0035651A"/>
    <w:rsid w:val="00356560"/>
    <w:rsid w:val="003565EB"/>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700F1"/>
    <w:rsid w:val="003702B8"/>
    <w:rsid w:val="003702F7"/>
    <w:rsid w:val="0037032E"/>
    <w:rsid w:val="003704D7"/>
    <w:rsid w:val="00370568"/>
    <w:rsid w:val="003705A3"/>
    <w:rsid w:val="003706C3"/>
    <w:rsid w:val="00370870"/>
    <w:rsid w:val="0037099D"/>
    <w:rsid w:val="00370A7E"/>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2F63"/>
    <w:rsid w:val="003831B7"/>
    <w:rsid w:val="00383296"/>
    <w:rsid w:val="0038329B"/>
    <w:rsid w:val="003832D9"/>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41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DA"/>
    <w:rsid w:val="003940E6"/>
    <w:rsid w:val="00394143"/>
    <w:rsid w:val="003942DF"/>
    <w:rsid w:val="00394362"/>
    <w:rsid w:val="0039442C"/>
    <w:rsid w:val="00394488"/>
    <w:rsid w:val="003944B6"/>
    <w:rsid w:val="0039487C"/>
    <w:rsid w:val="00394991"/>
    <w:rsid w:val="00394A42"/>
    <w:rsid w:val="00394BA6"/>
    <w:rsid w:val="00394E14"/>
    <w:rsid w:val="00395001"/>
    <w:rsid w:val="00395027"/>
    <w:rsid w:val="00395175"/>
    <w:rsid w:val="00395200"/>
    <w:rsid w:val="0039527D"/>
    <w:rsid w:val="003952C7"/>
    <w:rsid w:val="003952C9"/>
    <w:rsid w:val="00395499"/>
    <w:rsid w:val="00395814"/>
    <w:rsid w:val="00395874"/>
    <w:rsid w:val="00395ACF"/>
    <w:rsid w:val="00395BAD"/>
    <w:rsid w:val="00395C1A"/>
    <w:rsid w:val="00395E65"/>
    <w:rsid w:val="00395F81"/>
    <w:rsid w:val="00396051"/>
    <w:rsid w:val="003960DB"/>
    <w:rsid w:val="003960DF"/>
    <w:rsid w:val="003960FC"/>
    <w:rsid w:val="00396351"/>
    <w:rsid w:val="00396422"/>
    <w:rsid w:val="003964EC"/>
    <w:rsid w:val="003966E4"/>
    <w:rsid w:val="003968EF"/>
    <w:rsid w:val="00396A0A"/>
    <w:rsid w:val="00396AE9"/>
    <w:rsid w:val="00396B88"/>
    <w:rsid w:val="00396D18"/>
    <w:rsid w:val="00396DC0"/>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F0"/>
    <w:rsid w:val="003A5E46"/>
    <w:rsid w:val="003A5E4D"/>
    <w:rsid w:val="003A5ECF"/>
    <w:rsid w:val="003A5FB3"/>
    <w:rsid w:val="003A606D"/>
    <w:rsid w:val="003A6184"/>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8FF"/>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1A"/>
    <w:rsid w:val="003B54FD"/>
    <w:rsid w:val="003B577B"/>
    <w:rsid w:val="003B597C"/>
    <w:rsid w:val="003B59F9"/>
    <w:rsid w:val="003B5A57"/>
    <w:rsid w:val="003B5A94"/>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72"/>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65E"/>
    <w:rsid w:val="003C7736"/>
    <w:rsid w:val="003C7927"/>
    <w:rsid w:val="003C7B04"/>
    <w:rsid w:val="003C7BCB"/>
    <w:rsid w:val="003C7E3D"/>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19"/>
    <w:rsid w:val="003D5225"/>
    <w:rsid w:val="003D53B0"/>
    <w:rsid w:val="003D5490"/>
    <w:rsid w:val="003D55FB"/>
    <w:rsid w:val="003D5691"/>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B80"/>
    <w:rsid w:val="003F5D22"/>
    <w:rsid w:val="003F5EBA"/>
    <w:rsid w:val="003F60FE"/>
    <w:rsid w:val="003F61F4"/>
    <w:rsid w:val="003F631B"/>
    <w:rsid w:val="003F6320"/>
    <w:rsid w:val="003F6322"/>
    <w:rsid w:val="003F63CE"/>
    <w:rsid w:val="003F662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E2E"/>
    <w:rsid w:val="00400E79"/>
    <w:rsid w:val="00400F08"/>
    <w:rsid w:val="00400F0A"/>
    <w:rsid w:val="0040133A"/>
    <w:rsid w:val="004013B6"/>
    <w:rsid w:val="004014C8"/>
    <w:rsid w:val="004014D3"/>
    <w:rsid w:val="004015A9"/>
    <w:rsid w:val="0040160C"/>
    <w:rsid w:val="00401776"/>
    <w:rsid w:val="0040178B"/>
    <w:rsid w:val="0040181A"/>
    <w:rsid w:val="00401B15"/>
    <w:rsid w:val="0040222D"/>
    <w:rsid w:val="00402314"/>
    <w:rsid w:val="004023B7"/>
    <w:rsid w:val="00402561"/>
    <w:rsid w:val="00402671"/>
    <w:rsid w:val="004026D9"/>
    <w:rsid w:val="00402756"/>
    <w:rsid w:val="004027EF"/>
    <w:rsid w:val="00402A81"/>
    <w:rsid w:val="00402C0E"/>
    <w:rsid w:val="00402C51"/>
    <w:rsid w:val="00402E4C"/>
    <w:rsid w:val="00402EFB"/>
    <w:rsid w:val="00403078"/>
    <w:rsid w:val="0040322B"/>
    <w:rsid w:val="00403309"/>
    <w:rsid w:val="004034BB"/>
    <w:rsid w:val="004036E7"/>
    <w:rsid w:val="00403833"/>
    <w:rsid w:val="0040392A"/>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832"/>
    <w:rsid w:val="0042096E"/>
    <w:rsid w:val="00420A26"/>
    <w:rsid w:val="00420B72"/>
    <w:rsid w:val="00420C31"/>
    <w:rsid w:val="00420C3E"/>
    <w:rsid w:val="00420E8C"/>
    <w:rsid w:val="00420FCF"/>
    <w:rsid w:val="00421458"/>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BA5"/>
    <w:rsid w:val="00424DAA"/>
    <w:rsid w:val="004250BE"/>
    <w:rsid w:val="0042538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6CE"/>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2E1"/>
    <w:rsid w:val="0043333E"/>
    <w:rsid w:val="004333E4"/>
    <w:rsid w:val="00433404"/>
    <w:rsid w:val="0043358A"/>
    <w:rsid w:val="004336E7"/>
    <w:rsid w:val="0043374B"/>
    <w:rsid w:val="0043388F"/>
    <w:rsid w:val="004339F0"/>
    <w:rsid w:val="00433AD0"/>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2E37"/>
    <w:rsid w:val="0044317B"/>
    <w:rsid w:val="00443744"/>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1F"/>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58F"/>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5F49"/>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1EF"/>
    <w:rsid w:val="004673D4"/>
    <w:rsid w:val="00467461"/>
    <w:rsid w:val="00467509"/>
    <w:rsid w:val="00467578"/>
    <w:rsid w:val="004675B1"/>
    <w:rsid w:val="00467750"/>
    <w:rsid w:val="00467759"/>
    <w:rsid w:val="00467974"/>
    <w:rsid w:val="00467A2A"/>
    <w:rsid w:val="00467A7B"/>
    <w:rsid w:val="00467C7A"/>
    <w:rsid w:val="00467CFC"/>
    <w:rsid w:val="00467EF7"/>
    <w:rsid w:val="004700FD"/>
    <w:rsid w:val="00470174"/>
    <w:rsid w:val="004701D3"/>
    <w:rsid w:val="0047050B"/>
    <w:rsid w:val="00470514"/>
    <w:rsid w:val="0047079F"/>
    <w:rsid w:val="004707F4"/>
    <w:rsid w:val="00470E87"/>
    <w:rsid w:val="00470EE5"/>
    <w:rsid w:val="004710A2"/>
    <w:rsid w:val="00471127"/>
    <w:rsid w:val="004713CD"/>
    <w:rsid w:val="00471487"/>
    <w:rsid w:val="004715F8"/>
    <w:rsid w:val="00471609"/>
    <w:rsid w:val="00471762"/>
    <w:rsid w:val="00471839"/>
    <w:rsid w:val="004718DC"/>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A81"/>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451"/>
    <w:rsid w:val="004825C9"/>
    <w:rsid w:val="0048260E"/>
    <w:rsid w:val="00482BD5"/>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034"/>
    <w:rsid w:val="0049119A"/>
    <w:rsid w:val="004911FC"/>
    <w:rsid w:val="0049134D"/>
    <w:rsid w:val="00491474"/>
    <w:rsid w:val="00491593"/>
    <w:rsid w:val="004916A2"/>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27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73C"/>
    <w:rsid w:val="004968D1"/>
    <w:rsid w:val="0049699F"/>
    <w:rsid w:val="00496A1C"/>
    <w:rsid w:val="00496D18"/>
    <w:rsid w:val="00496D79"/>
    <w:rsid w:val="00496D97"/>
    <w:rsid w:val="00496F75"/>
    <w:rsid w:val="0049711A"/>
    <w:rsid w:val="004972A1"/>
    <w:rsid w:val="00497583"/>
    <w:rsid w:val="004975B3"/>
    <w:rsid w:val="00497733"/>
    <w:rsid w:val="00497945"/>
    <w:rsid w:val="00497B0A"/>
    <w:rsid w:val="00497D4C"/>
    <w:rsid w:val="00497EEB"/>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14"/>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76"/>
    <w:rsid w:val="004C0682"/>
    <w:rsid w:val="004C06A5"/>
    <w:rsid w:val="004C076B"/>
    <w:rsid w:val="004C0837"/>
    <w:rsid w:val="004C0951"/>
    <w:rsid w:val="004C096A"/>
    <w:rsid w:val="004C09C4"/>
    <w:rsid w:val="004C0B1D"/>
    <w:rsid w:val="004C0D02"/>
    <w:rsid w:val="004C0D1A"/>
    <w:rsid w:val="004C0D81"/>
    <w:rsid w:val="004C0EC9"/>
    <w:rsid w:val="004C0F28"/>
    <w:rsid w:val="004C146D"/>
    <w:rsid w:val="004C1537"/>
    <w:rsid w:val="004C15D0"/>
    <w:rsid w:val="004C1943"/>
    <w:rsid w:val="004C199C"/>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549"/>
    <w:rsid w:val="004D0C06"/>
    <w:rsid w:val="004D1063"/>
    <w:rsid w:val="004D10E2"/>
    <w:rsid w:val="004D10E9"/>
    <w:rsid w:val="004D1150"/>
    <w:rsid w:val="004D126C"/>
    <w:rsid w:val="004D17FA"/>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9E8"/>
    <w:rsid w:val="004D2C3A"/>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3F7"/>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11"/>
    <w:rsid w:val="004E13C4"/>
    <w:rsid w:val="004E1424"/>
    <w:rsid w:val="004E1442"/>
    <w:rsid w:val="004E14A6"/>
    <w:rsid w:val="004E1608"/>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0E0"/>
    <w:rsid w:val="004E512C"/>
    <w:rsid w:val="004E536A"/>
    <w:rsid w:val="004E5512"/>
    <w:rsid w:val="004E557B"/>
    <w:rsid w:val="004E562C"/>
    <w:rsid w:val="004E5917"/>
    <w:rsid w:val="004E5959"/>
    <w:rsid w:val="004E59F9"/>
    <w:rsid w:val="004E5CB1"/>
    <w:rsid w:val="004E5E8E"/>
    <w:rsid w:val="004E5EC6"/>
    <w:rsid w:val="004E5F9C"/>
    <w:rsid w:val="004E62FE"/>
    <w:rsid w:val="004E6523"/>
    <w:rsid w:val="004E6586"/>
    <w:rsid w:val="004E6713"/>
    <w:rsid w:val="004E6780"/>
    <w:rsid w:val="004E6798"/>
    <w:rsid w:val="004E67F8"/>
    <w:rsid w:val="004E691F"/>
    <w:rsid w:val="004E6A4A"/>
    <w:rsid w:val="004E6BA3"/>
    <w:rsid w:val="004E6C3D"/>
    <w:rsid w:val="004E6C6A"/>
    <w:rsid w:val="004E6DA2"/>
    <w:rsid w:val="004E6E22"/>
    <w:rsid w:val="004E6E76"/>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4F29"/>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E5D"/>
    <w:rsid w:val="00503F48"/>
    <w:rsid w:val="00503F5F"/>
    <w:rsid w:val="005040FA"/>
    <w:rsid w:val="00504161"/>
    <w:rsid w:val="00504323"/>
    <w:rsid w:val="0050443A"/>
    <w:rsid w:val="0050455F"/>
    <w:rsid w:val="00504787"/>
    <w:rsid w:val="00504A04"/>
    <w:rsid w:val="00504A1A"/>
    <w:rsid w:val="00504D58"/>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F0"/>
    <w:rsid w:val="005113D3"/>
    <w:rsid w:val="0051158D"/>
    <w:rsid w:val="00511639"/>
    <w:rsid w:val="00511A0F"/>
    <w:rsid w:val="00511A91"/>
    <w:rsid w:val="00511C67"/>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4FF2"/>
    <w:rsid w:val="005150C9"/>
    <w:rsid w:val="00515114"/>
    <w:rsid w:val="0051521F"/>
    <w:rsid w:val="00515385"/>
    <w:rsid w:val="005155F5"/>
    <w:rsid w:val="0051563E"/>
    <w:rsid w:val="005156EE"/>
    <w:rsid w:val="005159C4"/>
    <w:rsid w:val="005159F1"/>
    <w:rsid w:val="00515A45"/>
    <w:rsid w:val="00515A8A"/>
    <w:rsid w:val="00515BD0"/>
    <w:rsid w:val="00515BD8"/>
    <w:rsid w:val="00515E4E"/>
    <w:rsid w:val="00515F68"/>
    <w:rsid w:val="00515FE8"/>
    <w:rsid w:val="005160AB"/>
    <w:rsid w:val="00516428"/>
    <w:rsid w:val="005164E9"/>
    <w:rsid w:val="0051653A"/>
    <w:rsid w:val="005167C6"/>
    <w:rsid w:val="00516919"/>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710"/>
    <w:rsid w:val="0052181C"/>
    <w:rsid w:val="0052188D"/>
    <w:rsid w:val="005219EE"/>
    <w:rsid w:val="00521E24"/>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761"/>
    <w:rsid w:val="005307D3"/>
    <w:rsid w:val="005308B1"/>
    <w:rsid w:val="0053094C"/>
    <w:rsid w:val="00530997"/>
    <w:rsid w:val="00530CF7"/>
    <w:rsid w:val="00530D64"/>
    <w:rsid w:val="00530D99"/>
    <w:rsid w:val="00530E1B"/>
    <w:rsid w:val="00530F06"/>
    <w:rsid w:val="00530F6D"/>
    <w:rsid w:val="005310E1"/>
    <w:rsid w:val="005311F1"/>
    <w:rsid w:val="00531251"/>
    <w:rsid w:val="00531392"/>
    <w:rsid w:val="005313C7"/>
    <w:rsid w:val="005314A3"/>
    <w:rsid w:val="005315D2"/>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B81"/>
    <w:rsid w:val="00532E47"/>
    <w:rsid w:val="00532F73"/>
    <w:rsid w:val="005330DB"/>
    <w:rsid w:val="005331EC"/>
    <w:rsid w:val="00533239"/>
    <w:rsid w:val="00533447"/>
    <w:rsid w:val="005335B2"/>
    <w:rsid w:val="005338BD"/>
    <w:rsid w:val="00533A8D"/>
    <w:rsid w:val="00533B2C"/>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38"/>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5B"/>
    <w:rsid w:val="0054757F"/>
    <w:rsid w:val="0054766B"/>
    <w:rsid w:val="00547716"/>
    <w:rsid w:val="005477BB"/>
    <w:rsid w:val="0054784D"/>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D02"/>
    <w:rsid w:val="00553FAC"/>
    <w:rsid w:val="005541FC"/>
    <w:rsid w:val="005543E4"/>
    <w:rsid w:val="005544FC"/>
    <w:rsid w:val="005545A7"/>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99A"/>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24"/>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E90"/>
    <w:rsid w:val="00566FBB"/>
    <w:rsid w:val="005671A3"/>
    <w:rsid w:val="0056726E"/>
    <w:rsid w:val="005672E9"/>
    <w:rsid w:val="005672F7"/>
    <w:rsid w:val="005674D7"/>
    <w:rsid w:val="005676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94"/>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B44"/>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7B7"/>
    <w:rsid w:val="005808E4"/>
    <w:rsid w:val="00580A30"/>
    <w:rsid w:val="00580AB2"/>
    <w:rsid w:val="00580B02"/>
    <w:rsid w:val="00580C6C"/>
    <w:rsid w:val="00580CB7"/>
    <w:rsid w:val="00580E33"/>
    <w:rsid w:val="0058114C"/>
    <w:rsid w:val="00581193"/>
    <w:rsid w:val="00581242"/>
    <w:rsid w:val="005813BC"/>
    <w:rsid w:val="0058140A"/>
    <w:rsid w:val="00581473"/>
    <w:rsid w:val="00581847"/>
    <w:rsid w:val="00581AB0"/>
    <w:rsid w:val="00581C3B"/>
    <w:rsid w:val="00581C97"/>
    <w:rsid w:val="00581DC3"/>
    <w:rsid w:val="00581E62"/>
    <w:rsid w:val="00582085"/>
    <w:rsid w:val="0058219F"/>
    <w:rsid w:val="0058225E"/>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A85"/>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DCA"/>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BB"/>
    <w:rsid w:val="005A37A4"/>
    <w:rsid w:val="005A3AC0"/>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853"/>
    <w:rsid w:val="005B0AB9"/>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7A2"/>
    <w:rsid w:val="005B5818"/>
    <w:rsid w:val="005B5851"/>
    <w:rsid w:val="005B5986"/>
    <w:rsid w:val="005B5A78"/>
    <w:rsid w:val="005B5B16"/>
    <w:rsid w:val="005B5BFE"/>
    <w:rsid w:val="005B5C4B"/>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B97"/>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2E5"/>
    <w:rsid w:val="005D6397"/>
    <w:rsid w:val="005D6547"/>
    <w:rsid w:val="005D6558"/>
    <w:rsid w:val="005D660D"/>
    <w:rsid w:val="005D6C7F"/>
    <w:rsid w:val="005D6FC1"/>
    <w:rsid w:val="005D7019"/>
    <w:rsid w:val="005D706C"/>
    <w:rsid w:val="005D71F8"/>
    <w:rsid w:val="005D7241"/>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6DB"/>
    <w:rsid w:val="005E1ACC"/>
    <w:rsid w:val="005E1C8F"/>
    <w:rsid w:val="005E1CDD"/>
    <w:rsid w:val="005E1D36"/>
    <w:rsid w:val="005E1E83"/>
    <w:rsid w:val="005E1F6F"/>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E91"/>
    <w:rsid w:val="005F2E9B"/>
    <w:rsid w:val="005F320C"/>
    <w:rsid w:val="005F333C"/>
    <w:rsid w:val="005F34A3"/>
    <w:rsid w:val="005F34B2"/>
    <w:rsid w:val="005F3595"/>
    <w:rsid w:val="005F3614"/>
    <w:rsid w:val="005F371B"/>
    <w:rsid w:val="005F37E7"/>
    <w:rsid w:val="005F38E6"/>
    <w:rsid w:val="005F3B17"/>
    <w:rsid w:val="005F3B60"/>
    <w:rsid w:val="005F3C02"/>
    <w:rsid w:val="005F3C4F"/>
    <w:rsid w:val="005F3DE5"/>
    <w:rsid w:val="005F3E00"/>
    <w:rsid w:val="005F403C"/>
    <w:rsid w:val="005F4131"/>
    <w:rsid w:val="005F4161"/>
    <w:rsid w:val="005F41B0"/>
    <w:rsid w:val="005F4591"/>
    <w:rsid w:val="005F4652"/>
    <w:rsid w:val="005F46D1"/>
    <w:rsid w:val="005F482C"/>
    <w:rsid w:val="005F48A4"/>
    <w:rsid w:val="005F4B30"/>
    <w:rsid w:val="005F4C9D"/>
    <w:rsid w:val="005F4CAF"/>
    <w:rsid w:val="005F4D26"/>
    <w:rsid w:val="005F4DDA"/>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3E0D"/>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1110"/>
    <w:rsid w:val="00611200"/>
    <w:rsid w:val="006115D1"/>
    <w:rsid w:val="0061161B"/>
    <w:rsid w:val="006119A4"/>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BB2"/>
    <w:rsid w:val="00613D9E"/>
    <w:rsid w:val="00613DF0"/>
    <w:rsid w:val="00613E5C"/>
    <w:rsid w:val="0061407B"/>
    <w:rsid w:val="0061411D"/>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22B"/>
    <w:rsid w:val="006225AE"/>
    <w:rsid w:val="006228D7"/>
    <w:rsid w:val="00622B16"/>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1FF"/>
    <w:rsid w:val="006302DF"/>
    <w:rsid w:val="0063036D"/>
    <w:rsid w:val="006303C1"/>
    <w:rsid w:val="00630429"/>
    <w:rsid w:val="00630789"/>
    <w:rsid w:val="00630857"/>
    <w:rsid w:val="0063085B"/>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36F"/>
    <w:rsid w:val="006323E0"/>
    <w:rsid w:val="0063267F"/>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0C"/>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C6"/>
    <w:rsid w:val="00641788"/>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6AB"/>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D8"/>
    <w:rsid w:val="00660855"/>
    <w:rsid w:val="006608B9"/>
    <w:rsid w:val="006609CE"/>
    <w:rsid w:val="00660AFC"/>
    <w:rsid w:val="00660B3E"/>
    <w:rsid w:val="00660C07"/>
    <w:rsid w:val="00660C6E"/>
    <w:rsid w:val="00661104"/>
    <w:rsid w:val="00661217"/>
    <w:rsid w:val="006612D2"/>
    <w:rsid w:val="00661326"/>
    <w:rsid w:val="00661386"/>
    <w:rsid w:val="00661543"/>
    <w:rsid w:val="006615B8"/>
    <w:rsid w:val="00661605"/>
    <w:rsid w:val="006616CB"/>
    <w:rsid w:val="00661A2F"/>
    <w:rsid w:val="00661BF7"/>
    <w:rsid w:val="00662078"/>
    <w:rsid w:val="00662176"/>
    <w:rsid w:val="00662263"/>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74"/>
    <w:rsid w:val="006630BF"/>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59A"/>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E65"/>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10E8"/>
    <w:rsid w:val="0067117F"/>
    <w:rsid w:val="006712AA"/>
    <w:rsid w:val="006715CE"/>
    <w:rsid w:val="0067165C"/>
    <w:rsid w:val="006716A1"/>
    <w:rsid w:val="006717E7"/>
    <w:rsid w:val="006717F7"/>
    <w:rsid w:val="00671824"/>
    <w:rsid w:val="00671945"/>
    <w:rsid w:val="00671D6C"/>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9"/>
    <w:rsid w:val="006777EE"/>
    <w:rsid w:val="0067787C"/>
    <w:rsid w:val="0067790C"/>
    <w:rsid w:val="00677ABC"/>
    <w:rsid w:val="00677B80"/>
    <w:rsid w:val="00677CFE"/>
    <w:rsid w:val="00677D82"/>
    <w:rsid w:val="00677FE8"/>
    <w:rsid w:val="006800A1"/>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E47"/>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D0"/>
    <w:rsid w:val="00687BED"/>
    <w:rsid w:val="00687C71"/>
    <w:rsid w:val="00687CC2"/>
    <w:rsid w:val="0069011C"/>
    <w:rsid w:val="0069024A"/>
    <w:rsid w:val="006903D6"/>
    <w:rsid w:val="00690474"/>
    <w:rsid w:val="0069071E"/>
    <w:rsid w:val="006907A2"/>
    <w:rsid w:val="00690811"/>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89"/>
    <w:rsid w:val="006922D4"/>
    <w:rsid w:val="006925FD"/>
    <w:rsid w:val="0069290B"/>
    <w:rsid w:val="00692981"/>
    <w:rsid w:val="00692AD9"/>
    <w:rsid w:val="00692CE4"/>
    <w:rsid w:val="00692DAA"/>
    <w:rsid w:val="00692DE0"/>
    <w:rsid w:val="00692E0D"/>
    <w:rsid w:val="00692E1A"/>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4B4"/>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D2"/>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523"/>
    <w:rsid w:val="006B38B8"/>
    <w:rsid w:val="006B39E4"/>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7F3"/>
    <w:rsid w:val="006C1B17"/>
    <w:rsid w:val="006C1B1E"/>
    <w:rsid w:val="006C1C00"/>
    <w:rsid w:val="006C1C91"/>
    <w:rsid w:val="006C1CD4"/>
    <w:rsid w:val="006C1D1F"/>
    <w:rsid w:val="006C1EC0"/>
    <w:rsid w:val="006C1F56"/>
    <w:rsid w:val="006C210F"/>
    <w:rsid w:val="006C2185"/>
    <w:rsid w:val="006C2400"/>
    <w:rsid w:val="006C24CB"/>
    <w:rsid w:val="006C2833"/>
    <w:rsid w:val="006C2841"/>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F9"/>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0F"/>
    <w:rsid w:val="006C5AAA"/>
    <w:rsid w:val="006C5AF0"/>
    <w:rsid w:val="006C5E0F"/>
    <w:rsid w:val="006C5E28"/>
    <w:rsid w:val="006C6059"/>
    <w:rsid w:val="006C60A4"/>
    <w:rsid w:val="006C626D"/>
    <w:rsid w:val="006C62F0"/>
    <w:rsid w:val="006C62F6"/>
    <w:rsid w:val="006C6382"/>
    <w:rsid w:val="006C64DC"/>
    <w:rsid w:val="006C6559"/>
    <w:rsid w:val="006C66A2"/>
    <w:rsid w:val="006C6806"/>
    <w:rsid w:val="006C683D"/>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D7"/>
    <w:rsid w:val="006D0A03"/>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E16"/>
    <w:rsid w:val="006D4197"/>
    <w:rsid w:val="006D42EC"/>
    <w:rsid w:val="006D43A0"/>
    <w:rsid w:val="006D4594"/>
    <w:rsid w:val="006D470A"/>
    <w:rsid w:val="006D4753"/>
    <w:rsid w:val="006D479D"/>
    <w:rsid w:val="006D4A2A"/>
    <w:rsid w:val="006D4AF1"/>
    <w:rsid w:val="006D4C4B"/>
    <w:rsid w:val="006D4D12"/>
    <w:rsid w:val="006D4D16"/>
    <w:rsid w:val="006D4D41"/>
    <w:rsid w:val="006D4DA1"/>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5F5"/>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4F8"/>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543"/>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2A5"/>
    <w:rsid w:val="006F43AF"/>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263"/>
    <w:rsid w:val="006F73BF"/>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5A9"/>
    <w:rsid w:val="0070186C"/>
    <w:rsid w:val="00701E36"/>
    <w:rsid w:val="00702071"/>
    <w:rsid w:val="00702175"/>
    <w:rsid w:val="0070227A"/>
    <w:rsid w:val="007022A2"/>
    <w:rsid w:val="007022C3"/>
    <w:rsid w:val="00702561"/>
    <w:rsid w:val="00702800"/>
    <w:rsid w:val="0070284E"/>
    <w:rsid w:val="007028C0"/>
    <w:rsid w:val="007029CF"/>
    <w:rsid w:val="00702B94"/>
    <w:rsid w:val="00702C83"/>
    <w:rsid w:val="00702EDB"/>
    <w:rsid w:val="00702F48"/>
    <w:rsid w:val="00703131"/>
    <w:rsid w:val="0070331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176"/>
    <w:rsid w:val="007062CF"/>
    <w:rsid w:val="0070634B"/>
    <w:rsid w:val="007067D3"/>
    <w:rsid w:val="007069FB"/>
    <w:rsid w:val="00706A34"/>
    <w:rsid w:val="00706B54"/>
    <w:rsid w:val="00706CD5"/>
    <w:rsid w:val="00706D01"/>
    <w:rsid w:val="00706E9E"/>
    <w:rsid w:val="00706F39"/>
    <w:rsid w:val="00707049"/>
    <w:rsid w:val="0070704D"/>
    <w:rsid w:val="0070706C"/>
    <w:rsid w:val="007070DC"/>
    <w:rsid w:val="0070743B"/>
    <w:rsid w:val="0070744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65F"/>
    <w:rsid w:val="007126F3"/>
    <w:rsid w:val="0071278E"/>
    <w:rsid w:val="007127B1"/>
    <w:rsid w:val="00712A8B"/>
    <w:rsid w:val="00712B48"/>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4E"/>
    <w:rsid w:val="00721DA4"/>
    <w:rsid w:val="00721DE6"/>
    <w:rsid w:val="00721DF4"/>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1D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48"/>
    <w:rsid w:val="0073418E"/>
    <w:rsid w:val="007341A8"/>
    <w:rsid w:val="00734451"/>
    <w:rsid w:val="007344DF"/>
    <w:rsid w:val="0073457F"/>
    <w:rsid w:val="0073458D"/>
    <w:rsid w:val="00734789"/>
    <w:rsid w:val="0073484E"/>
    <w:rsid w:val="00734943"/>
    <w:rsid w:val="007349C0"/>
    <w:rsid w:val="00734E4A"/>
    <w:rsid w:val="00734EED"/>
    <w:rsid w:val="007351D8"/>
    <w:rsid w:val="007354B3"/>
    <w:rsid w:val="007356AF"/>
    <w:rsid w:val="007359A5"/>
    <w:rsid w:val="00735A30"/>
    <w:rsid w:val="00735AB4"/>
    <w:rsid w:val="00735AC1"/>
    <w:rsid w:val="00735D0B"/>
    <w:rsid w:val="00735E52"/>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E45"/>
    <w:rsid w:val="00740F82"/>
    <w:rsid w:val="00740FEE"/>
    <w:rsid w:val="00741305"/>
    <w:rsid w:val="007414C2"/>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2F42"/>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5F40"/>
    <w:rsid w:val="0074610B"/>
    <w:rsid w:val="0074610D"/>
    <w:rsid w:val="0074624A"/>
    <w:rsid w:val="00746345"/>
    <w:rsid w:val="00746360"/>
    <w:rsid w:val="007463F3"/>
    <w:rsid w:val="007464CF"/>
    <w:rsid w:val="007464E6"/>
    <w:rsid w:val="007465CB"/>
    <w:rsid w:val="00746601"/>
    <w:rsid w:val="00746678"/>
    <w:rsid w:val="00746684"/>
    <w:rsid w:val="00746AA6"/>
    <w:rsid w:val="00746B15"/>
    <w:rsid w:val="00746C5F"/>
    <w:rsid w:val="00746CD7"/>
    <w:rsid w:val="00746E3D"/>
    <w:rsid w:val="00746F6A"/>
    <w:rsid w:val="00747017"/>
    <w:rsid w:val="007470F6"/>
    <w:rsid w:val="00747312"/>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280"/>
    <w:rsid w:val="00753406"/>
    <w:rsid w:val="0075351C"/>
    <w:rsid w:val="00753711"/>
    <w:rsid w:val="00753760"/>
    <w:rsid w:val="00753789"/>
    <w:rsid w:val="007538E0"/>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A65"/>
    <w:rsid w:val="00755A81"/>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49E"/>
    <w:rsid w:val="0076162A"/>
    <w:rsid w:val="0076166E"/>
    <w:rsid w:val="007618AC"/>
    <w:rsid w:val="007618C8"/>
    <w:rsid w:val="00761A24"/>
    <w:rsid w:val="00761F3B"/>
    <w:rsid w:val="00762030"/>
    <w:rsid w:val="007622A6"/>
    <w:rsid w:val="007623B4"/>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2A7"/>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7A"/>
    <w:rsid w:val="007768D3"/>
    <w:rsid w:val="00776B55"/>
    <w:rsid w:val="00776B95"/>
    <w:rsid w:val="00776CE7"/>
    <w:rsid w:val="00776DE9"/>
    <w:rsid w:val="00776E26"/>
    <w:rsid w:val="00776F25"/>
    <w:rsid w:val="00776F7F"/>
    <w:rsid w:val="0077708E"/>
    <w:rsid w:val="00777128"/>
    <w:rsid w:val="0077721C"/>
    <w:rsid w:val="007772DC"/>
    <w:rsid w:val="00777393"/>
    <w:rsid w:val="00777A62"/>
    <w:rsid w:val="00777CF6"/>
    <w:rsid w:val="0078005F"/>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DA7"/>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D01"/>
    <w:rsid w:val="00796D50"/>
    <w:rsid w:val="00797054"/>
    <w:rsid w:val="00797184"/>
    <w:rsid w:val="007971D9"/>
    <w:rsid w:val="0079726B"/>
    <w:rsid w:val="00797294"/>
    <w:rsid w:val="007972D1"/>
    <w:rsid w:val="007972DB"/>
    <w:rsid w:val="00797511"/>
    <w:rsid w:val="0079781D"/>
    <w:rsid w:val="00797855"/>
    <w:rsid w:val="0079789B"/>
    <w:rsid w:val="00797AF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3A"/>
    <w:rsid w:val="007A4833"/>
    <w:rsid w:val="007A48DD"/>
    <w:rsid w:val="007A4A78"/>
    <w:rsid w:val="007A4A8E"/>
    <w:rsid w:val="007A4D31"/>
    <w:rsid w:val="007A4FA6"/>
    <w:rsid w:val="007A531B"/>
    <w:rsid w:val="007A54B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CDD"/>
    <w:rsid w:val="007B6F71"/>
    <w:rsid w:val="007B7346"/>
    <w:rsid w:val="007B737F"/>
    <w:rsid w:val="007B741D"/>
    <w:rsid w:val="007B74D4"/>
    <w:rsid w:val="007B7642"/>
    <w:rsid w:val="007B76F7"/>
    <w:rsid w:val="007B7901"/>
    <w:rsid w:val="007B79B7"/>
    <w:rsid w:val="007B79E8"/>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F27"/>
    <w:rsid w:val="007C4FC4"/>
    <w:rsid w:val="007C518F"/>
    <w:rsid w:val="007C54BA"/>
    <w:rsid w:val="007C5858"/>
    <w:rsid w:val="007C5942"/>
    <w:rsid w:val="007C59C0"/>
    <w:rsid w:val="007C5A56"/>
    <w:rsid w:val="007C5B1A"/>
    <w:rsid w:val="007C5D6D"/>
    <w:rsid w:val="007C60DA"/>
    <w:rsid w:val="007C64A7"/>
    <w:rsid w:val="007C6651"/>
    <w:rsid w:val="007C689A"/>
    <w:rsid w:val="007C6D22"/>
    <w:rsid w:val="007C6D2D"/>
    <w:rsid w:val="007C6EBB"/>
    <w:rsid w:val="007C6F2B"/>
    <w:rsid w:val="007C70DC"/>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B24"/>
    <w:rsid w:val="007D0C48"/>
    <w:rsid w:val="007D0C74"/>
    <w:rsid w:val="007D0CB3"/>
    <w:rsid w:val="007D0E98"/>
    <w:rsid w:val="007D1477"/>
    <w:rsid w:val="007D14FA"/>
    <w:rsid w:val="007D152E"/>
    <w:rsid w:val="007D1769"/>
    <w:rsid w:val="007D1B6E"/>
    <w:rsid w:val="007D1F27"/>
    <w:rsid w:val="007D23A3"/>
    <w:rsid w:val="007D253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3"/>
    <w:rsid w:val="007E2B17"/>
    <w:rsid w:val="007E2BE0"/>
    <w:rsid w:val="007E2E9E"/>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B9B"/>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1D9F"/>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C58"/>
    <w:rsid w:val="007F6CEB"/>
    <w:rsid w:val="007F6EA4"/>
    <w:rsid w:val="007F6F29"/>
    <w:rsid w:val="007F70B9"/>
    <w:rsid w:val="007F70DB"/>
    <w:rsid w:val="007F72B8"/>
    <w:rsid w:val="007F780C"/>
    <w:rsid w:val="007F78C7"/>
    <w:rsid w:val="007F798E"/>
    <w:rsid w:val="007F79A4"/>
    <w:rsid w:val="007F7E0E"/>
    <w:rsid w:val="007F7E2B"/>
    <w:rsid w:val="008000DD"/>
    <w:rsid w:val="008002E0"/>
    <w:rsid w:val="008004C2"/>
    <w:rsid w:val="00800505"/>
    <w:rsid w:val="00800658"/>
    <w:rsid w:val="008007BC"/>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C36"/>
    <w:rsid w:val="00802D1F"/>
    <w:rsid w:val="00803010"/>
    <w:rsid w:val="008030B0"/>
    <w:rsid w:val="0080317A"/>
    <w:rsid w:val="0080317E"/>
    <w:rsid w:val="008032C9"/>
    <w:rsid w:val="00803467"/>
    <w:rsid w:val="0080346A"/>
    <w:rsid w:val="008035EA"/>
    <w:rsid w:val="0080373D"/>
    <w:rsid w:val="00803799"/>
    <w:rsid w:val="008037C4"/>
    <w:rsid w:val="0080380B"/>
    <w:rsid w:val="00803881"/>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99B"/>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1CF"/>
    <w:rsid w:val="0081444F"/>
    <w:rsid w:val="008144DF"/>
    <w:rsid w:val="008145D1"/>
    <w:rsid w:val="0081479B"/>
    <w:rsid w:val="008147FE"/>
    <w:rsid w:val="008149C6"/>
    <w:rsid w:val="00814AF2"/>
    <w:rsid w:val="00814F7C"/>
    <w:rsid w:val="0081525A"/>
    <w:rsid w:val="00815403"/>
    <w:rsid w:val="00815551"/>
    <w:rsid w:val="0081558F"/>
    <w:rsid w:val="008155C0"/>
    <w:rsid w:val="00815798"/>
    <w:rsid w:val="00815847"/>
    <w:rsid w:val="00815A8F"/>
    <w:rsid w:val="00815C53"/>
    <w:rsid w:val="00815EB3"/>
    <w:rsid w:val="0081601D"/>
    <w:rsid w:val="0081609C"/>
    <w:rsid w:val="00816134"/>
    <w:rsid w:val="00816230"/>
    <w:rsid w:val="0081651C"/>
    <w:rsid w:val="00816631"/>
    <w:rsid w:val="00816700"/>
    <w:rsid w:val="0081684B"/>
    <w:rsid w:val="00816A6E"/>
    <w:rsid w:val="00816B49"/>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D8"/>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278"/>
    <w:rsid w:val="00826340"/>
    <w:rsid w:val="0082647B"/>
    <w:rsid w:val="008266F1"/>
    <w:rsid w:val="008269D5"/>
    <w:rsid w:val="008269D8"/>
    <w:rsid w:val="00826B3F"/>
    <w:rsid w:val="00826C91"/>
    <w:rsid w:val="00826DB7"/>
    <w:rsid w:val="00826E4C"/>
    <w:rsid w:val="00826F6E"/>
    <w:rsid w:val="00827051"/>
    <w:rsid w:val="008270FC"/>
    <w:rsid w:val="00827214"/>
    <w:rsid w:val="0082725F"/>
    <w:rsid w:val="008272E3"/>
    <w:rsid w:val="0082734C"/>
    <w:rsid w:val="00827504"/>
    <w:rsid w:val="0082775A"/>
    <w:rsid w:val="00827813"/>
    <w:rsid w:val="00827CB8"/>
    <w:rsid w:val="00827E12"/>
    <w:rsid w:val="00827FC1"/>
    <w:rsid w:val="008301E9"/>
    <w:rsid w:val="008302D6"/>
    <w:rsid w:val="00830559"/>
    <w:rsid w:val="008305D7"/>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9F5"/>
    <w:rsid w:val="00831AC0"/>
    <w:rsid w:val="00831B9F"/>
    <w:rsid w:val="00831C4C"/>
    <w:rsid w:val="00831D0C"/>
    <w:rsid w:val="00831D7E"/>
    <w:rsid w:val="00831DC0"/>
    <w:rsid w:val="00831DFF"/>
    <w:rsid w:val="00832253"/>
    <w:rsid w:val="008324B1"/>
    <w:rsid w:val="008324BD"/>
    <w:rsid w:val="0083265B"/>
    <w:rsid w:val="008329F0"/>
    <w:rsid w:val="00832B19"/>
    <w:rsid w:val="00832BC0"/>
    <w:rsid w:val="00832BC8"/>
    <w:rsid w:val="00832C07"/>
    <w:rsid w:val="00832D26"/>
    <w:rsid w:val="00833350"/>
    <w:rsid w:val="00833394"/>
    <w:rsid w:val="00833469"/>
    <w:rsid w:val="008334CC"/>
    <w:rsid w:val="00833776"/>
    <w:rsid w:val="0083377A"/>
    <w:rsid w:val="008337A9"/>
    <w:rsid w:val="008337D5"/>
    <w:rsid w:val="008338F5"/>
    <w:rsid w:val="00833B84"/>
    <w:rsid w:val="00834038"/>
    <w:rsid w:val="00834227"/>
    <w:rsid w:val="008342E2"/>
    <w:rsid w:val="00834347"/>
    <w:rsid w:val="0083445C"/>
    <w:rsid w:val="0083455E"/>
    <w:rsid w:val="00834561"/>
    <w:rsid w:val="00834905"/>
    <w:rsid w:val="00834B84"/>
    <w:rsid w:val="00834F1E"/>
    <w:rsid w:val="00834FAA"/>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C3"/>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A03"/>
    <w:rsid w:val="00842A8D"/>
    <w:rsid w:val="00842AFB"/>
    <w:rsid w:val="00842B7B"/>
    <w:rsid w:val="00842BE4"/>
    <w:rsid w:val="00842C18"/>
    <w:rsid w:val="00842D0B"/>
    <w:rsid w:val="00842D9A"/>
    <w:rsid w:val="00842E14"/>
    <w:rsid w:val="00842F17"/>
    <w:rsid w:val="00842F90"/>
    <w:rsid w:val="00843105"/>
    <w:rsid w:val="00843115"/>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A4B"/>
    <w:rsid w:val="00847BB4"/>
    <w:rsid w:val="00847BE5"/>
    <w:rsid w:val="00847CAE"/>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92"/>
    <w:rsid w:val="008601F3"/>
    <w:rsid w:val="00860228"/>
    <w:rsid w:val="008603DB"/>
    <w:rsid w:val="00860401"/>
    <w:rsid w:val="008605FA"/>
    <w:rsid w:val="00860645"/>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B54"/>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0D"/>
    <w:rsid w:val="00863256"/>
    <w:rsid w:val="00863416"/>
    <w:rsid w:val="008636D6"/>
    <w:rsid w:val="008638E5"/>
    <w:rsid w:val="0086398E"/>
    <w:rsid w:val="00863AD5"/>
    <w:rsid w:val="00863C18"/>
    <w:rsid w:val="00863DB1"/>
    <w:rsid w:val="00863EEF"/>
    <w:rsid w:val="00863F77"/>
    <w:rsid w:val="0086407B"/>
    <w:rsid w:val="00864265"/>
    <w:rsid w:val="0086427C"/>
    <w:rsid w:val="0086433C"/>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76D"/>
    <w:rsid w:val="00867886"/>
    <w:rsid w:val="008678C5"/>
    <w:rsid w:val="00867A80"/>
    <w:rsid w:val="00867AAD"/>
    <w:rsid w:val="00867B43"/>
    <w:rsid w:val="00867B63"/>
    <w:rsid w:val="00867DA9"/>
    <w:rsid w:val="00867E8C"/>
    <w:rsid w:val="0087007B"/>
    <w:rsid w:val="008700A8"/>
    <w:rsid w:val="0087012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386"/>
    <w:rsid w:val="00872400"/>
    <w:rsid w:val="00872414"/>
    <w:rsid w:val="00872436"/>
    <w:rsid w:val="00872748"/>
    <w:rsid w:val="00872896"/>
    <w:rsid w:val="0087299E"/>
    <w:rsid w:val="008729D9"/>
    <w:rsid w:val="00872A5F"/>
    <w:rsid w:val="00872A9A"/>
    <w:rsid w:val="00872F46"/>
    <w:rsid w:val="00873038"/>
    <w:rsid w:val="008730D5"/>
    <w:rsid w:val="00873366"/>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409"/>
    <w:rsid w:val="00876438"/>
    <w:rsid w:val="008766A0"/>
    <w:rsid w:val="008766A5"/>
    <w:rsid w:val="00876881"/>
    <w:rsid w:val="008769F2"/>
    <w:rsid w:val="00876C73"/>
    <w:rsid w:val="00876E89"/>
    <w:rsid w:val="00876F9E"/>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C69"/>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CA8"/>
    <w:rsid w:val="00882CF6"/>
    <w:rsid w:val="00882E2A"/>
    <w:rsid w:val="00882F07"/>
    <w:rsid w:val="008830D8"/>
    <w:rsid w:val="00883198"/>
    <w:rsid w:val="00883205"/>
    <w:rsid w:val="00883241"/>
    <w:rsid w:val="0088333E"/>
    <w:rsid w:val="008833EB"/>
    <w:rsid w:val="00883544"/>
    <w:rsid w:val="00883626"/>
    <w:rsid w:val="0088370C"/>
    <w:rsid w:val="00883978"/>
    <w:rsid w:val="00883A1D"/>
    <w:rsid w:val="00883ADB"/>
    <w:rsid w:val="00883B85"/>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75F"/>
    <w:rsid w:val="00891C2C"/>
    <w:rsid w:val="00891CFC"/>
    <w:rsid w:val="00891DA5"/>
    <w:rsid w:val="00892012"/>
    <w:rsid w:val="008920C6"/>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A5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545"/>
    <w:rsid w:val="008A5610"/>
    <w:rsid w:val="008A5782"/>
    <w:rsid w:val="008A5955"/>
    <w:rsid w:val="008A5A5B"/>
    <w:rsid w:val="008A5C1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B0"/>
    <w:rsid w:val="008B403E"/>
    <w:rsid w:val="008B409F"/>
    <w:rsid w:val="008B40EE"/>
    <w:rsid w:val="008B414C"/>
    <w:rsid w:val="008B4264"/>
    <w:rsid w:val="008B4278"/>
    <w:rsid w:val="008B4353"/>
    <w:rsid w:val="008B44F4"/>
    <w:rsid w:val="008B47BE"/>
    <w:rsid w:val="008B4851"/>
    <w:rsid w:val="008B4A62"/>
    <w:rsid w:val="008B4C0B"/>
    <w:rsid w:val="008B4EB8"/>
    <w:rsid w:val="008B4F45"/>
    <w:rsid w:val="008B5117"/>
    <w:rsid w:val="008B521D"/>
    <w:rsid w:val="008B53A7"/>
    <w:rsid w:val="008B5446"/>
    <w:rsid w:val="008B55C2"/>
    <w:rsid w:val="008B55E8"/>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A3D"/>
    <w:rsid w:val="008B7BD8"/>
    <w:rsid w:val="008B7CBF"/>
    <w:rsid w:val="008B7D14"/>
    <w:rsid w:val="008B7DA0"/>
    <w:rsid w:val="008B7ED2"/>
    <w:rsid w:val="008B7F3E"/>
    <w:rsid w:val="008B7F9D"/>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8E"/>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9D8"/>
    <w:rsid w:val="008D3B33"/>
    <w:rsid w:val="008D3C5F"/>
    <w:rsid w:val="008D3F79"/>
    <w:rsid w:val="008D40E8"/>
    <w:rsid w:val="008D40F2"/>
    <w:rsid w:val="008D4227"/>
    <w:rsid w:val="008D4228"/>
    <w:rsid w:val="008D42F5"/>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15B"/>
    <w:rsid w:val="008E4223"/>
    <w:rsid w:val="008E4446"/>
    <w:rsid w:val="008E453F"/>
    <w:rsid w:val="008E4542"/>
    <w:rsid w:val="008E455F"/>
    <w:rsid w:val="008E4781"/>
    <w:rsid w:val="008E47D2"/>
    <w:rsid w:val="008E4861"/>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CD6"/>
    <w:rsid w:val="008F1DF2"/>
    <w:rsid w:val="008F1E3E"/>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D22"/>
    <w:rsid w:val="008F6D83"/>
    <w:rsid w:val="008F6DA1"/>
    <w:rsid w:val="008F6EE5"/>
    <w:rsid w:val="008F6F2A"/>
    <w:rsid w:val="008F7111"/>
    <w:rsid w:val="008F7185"/>
    <w:rsid w:val="008F7267"/>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D41"/>
    <w:rsid w:val="00901F24"/>
    <w:rsid w:val="00901FF7"/>
    <w:rsid w:val="00902018"/>
    <w:rsid w:val="009020A3"/>
    <w:rsid w:val="009020EC"/>
    <w:rsid w:val="0090227F"/>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967"/>
    <w:rsid w:val="00907A61"/>
    <w:rsid w:val="00907B6E"/>
    <w:rsid w:val="00907B8E"/>
    <w:rsid w:val="00907BFA"/>
    <w:rsid w:val="00907E72"/>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A68"/>
    <w:rsid w:val="00914A95"/>
    <w:rsid w:val="00914AC1"/>
    <w:rsid w:val="00914BB6"/>
    <w:rsid w:val="00914C0F"/>
    <w:rsid w:val="00914CDF"/>
    <w:rsid w:val="00914D02"/>
    <w:rsid w:val="00914D61"/>
    <w:rsid w:val="00914D70"/>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C63"/>
    <w:rsid w:val="00916C91"/>
    <w:rsid w:val="00916CF2"/>
    <w:rsid w:val="00916DAC"/>
    <w:rsid w:val="00916DCB"/>
    <w:rsid w:val="009170D4"/>
    <w:rsid w:val="00917487"/>
    <w:rsid w:val="0091789F"/>
    <w:rsid w:val="00917923"/>
    <w:rsid w:val="009179C7"/>
    <w:rsid w:val="00917A1D"/>
    <w:rsid w:val="00917A36"/>
    <w:rsid w:val="00917A8E"/>
    <w:rsid w:val="00917B48"/>
    <w:rsid w:val="0092000F"/>
    <w:rsid w:val="00920136"/>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82"/>
    <w:rsid w:val="00922804"/>
    <w:rsid w:val="00922A19"/>
    <w:rsid w:val="00922C64"/>
    <w:rsid w:val="00922C7E"/>
    <w:rsid w:val="00922D9F"/>
    <w:rsid w:val="00922DB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523"/>
    <w:rsid w:val="009275E9"/>
    <w:rsid w:val="00927731"/>
    <w:rsid w:val="0092788F"/>
    <w:rsid w:val="00927A86"/>
    <w:rsid w:val="00927AD2"/>
    <w:rsid w:val="00927B63"/>
    <w:rsid w:val="00927B74"/>
    <w:rsid w:val="00927C1C"/>
    <w:rsid w:val="00927C7B"/>
    <w:rsid w:val="00930159"/>
    <w:rsid w:val="009301C2"/>
    <w:rsid w:val="009301D2"/>
    <w:rsid w:val="00930204"/>
    <w:rsid w:val="0093039A"/>
    <w:rsid w:val="009303D4"/>
    <w:rsid w:val="00930445"/>
    <w:rsid w:val="00930591"/>
    <w:rsid w:val="00930596"/>
    <w:rsid w:val="00930621"/>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1E5"/>
    <w:rsid w:val="00932204"/>
    <w:rsid w:val="00932290"/>
    <w:rsid w:val="009322DA"/>
    <w:rsid w:val="00932579"/>
    <w:rsid w:val="0093258E"/>
    <w:rsid w:val="009325D3"/>
    <w:rsid w:val="00932924"/>
    <w:rsid w:val="00932B07"/>
    <w:rsid w:val="00932B42"/>
    <w:rsid w:val="00932C86"/>
    <w:rsid w:val="00932CA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233"/>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1C"/>
    <w:rsid w:val="0094194C"/>
    <w:rsid w:val="009419F8"/>
    <w:rsid w:val="00941A71"/>
    <w:rsid w:val="00941AB8"/>
    <w:rsid w:val="00941B4F"/>
    <w:rsid w:val="00941C6D"/>
    <w:rsid w:val="00941E42"/>
    <w:rsid w:val="00941EFC"/>
    <w:rsid w:val="00941FA6"/>
    <w:rsid w:val="00941FF7"/>
    <w:rsid w:val="009425E9"/>
    <w:rsid w:val="00942798"/>
    <w:rsid w:val="009427EE"/>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CC0"/>
    <w:rsid w:val="00946F0D"/>
    <w:rsid w:val="00946FA5"/>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EB2"/>
    <w:rsid w:val="00952074"/>
    <w:rsid w:val="0095224B"/>
    <w:rsid w:val="009523D7"/>
    <w:rsid w:val="009524D6"/>
    <w:rsid w:val="009527C8"/>
    <w:rsid w:val="009529BF"/>
    <w:rsid w:val="00952A86"/>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BFC"/>
    <w:rsid w:val="00953CCB"/>
    <w:rsid w:val="00953FFC"/>
    <w:rsid w:val="009542C4"/>
    <w:rsid w:val="009542E9"/>
    <w:rsid w:val="00954448"/>
    <w:rsid w:val="009547BE"/>
    <w:rsid w:val="00954A35"/>
    <w:rsid w:val="00954A46"/>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C4D"/>
    <w:rsid w:val="00960ED9"/>
    <w:rsid w:val="00960FB6"/>
    <w:rsid w:val="009610EF"/>
    <w:rsid w:val="00961176"/>
    <w:rsid w:val="009613B3"/>
    <w:rsid w:val="00961517"/>
    <w:rsid w:val="009615B0"/>
    <w:rsid w:val="0096187E"/>
    <w:rsid w:val="0096198D"/>
    <w:rsid w:val="00961A69"/>
    <w:rsid w:val="00961A73"/>
    <w:rsid w:val="00961C5C"/>
    <w:rsid w:val="009620B7"/>
    <w:rsid w:val="00962166"/>
    <w:rsid w:val="0096248F"/>
    <w:rsid w:val="0096279C"/>
    <w:rsid w:val="00962809"/>
    <w:rsid w:val="00962B1A"/>
    <w:rsid w:val="00962E5B"/>
    <w:rsid w:val="00962E8A"/>
    <w:rsid w:val="00962EA4"/>
    <w:rsid w:val="0096301F"/>
    <w:rsid w:val="009630A7"/>
    <w:rsid w:val="009633BD"/>
    <w:rsid w:val="009633D4"/>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4CA0"/>
    <w:rsid w:val="00964E8B"/>
    <w:rsid w:val="00965219"/>
    <w:rsid w:val="009652E3"/>
    <w:rsid w:val="009652E5"/>
    <w:rsid w:val="009654FD"/>
    <w:rsid w:val="0096551A"/>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8D6"/>
    <w:rsid w:val="00970AAB"/>
    <w:rsid w:val="00970BCC"/>
    <w:rsid w:val="00970E68"/>
    <w:rsid w:val="00970E87"/>
    <w:rsid w:val="00970EB7"/>
    <w:rsid w:val="009710AC"/>
    <w:rsid w:val="0097112B"/>
    <w:rsid w:val="009712B8"/>
    <w:rsid w:val="0097131A"/>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13C"/>
    <w:rsid w:val="009741F6"/>
    <w:rsid w:val="009744B1"/>
    <w:rsid w:val="00974650"/>
    <w:rsid w:val="00974C7E"/>
    <w:rsid w:val="00974E4B"/>
    <w:rsid w:val="00974E99"/>
    <w:rsid w:val="00975004"/>
    <w:rsid w:val="0097504B"/>
    <w:rsid w:val="009750AF"/>
    <w:rsid w:val="00975184"/>
    <w:rsid w:val="0097526D"/>
    <w:rsid w:val="00975505"/>
    <w:rsid w:val="009755A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E4C"/>
    <w:rsid w:val="00977291"/>
    <w:rsid w:val="00977AED"/>
    <w:rsid w:val="00977BE6"/>
    <w:rsid w:val="00980000"/>
    <w:rsid w:val="00980136"/>
    <w:rsid w:val="00980239"/>
    <w:rsid w:val="00980271"/>
    <w:rsid w:val="00980373"/>
    <w:rsid w:val="0098037C"/>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2B9"/>
    <w:rsid w:val="009874EF"/>
    <w:rsid w:val="00987612"/>
    <w:rsid w:val="0098770A"/>
    <w:rsid w:val="00987744"/>
    <w:rsid w:val="009878EE"/>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19D"/>
    <w:rsid w:val="0099147E"/>
    <w:rsid w:val="00991668"/>
    <w:rsid w:val="00991807"/>
    <w:rsid w:val="00991835"/>
    <w:rsid w:val="00991C18"/>
    <w:rsid w:val="00991C52"/>
    <w:rsid w:val="00991F44"/>
    <w:rsid w:val="00992308"/>
    <w:rsid w:val="00992395"/>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465"/>
    <w:rsid w:val="009936C9"/>
    <w:rsid w:val="009936EC"/>
    <w:rsid w:val="00993724"/>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6D"/>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B8F"/>
    <w:rsid w:val="009A5E57"/>
    <w:rsid w:val="009A5FBF"/>
    <w:rsid w:val="009A6075"/>
    <w:rsid w:val="009A607D"/>
    <w:rsid w:val="009A60A4"/>
    <w:rsid w:val="009A611C"/>
    <w:rsid w:val="009A6132"/>
    <w:rsid w:val="009A64B0"/>
    <w:rsid w:val="009A651F"/>
    <w:rsid w:val="009A6843"/>
    <w:rsid w:val="009A6901"/>
    <w:rsid w:val="009A696C"/>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D99"/>
    <w:rsid w:val="009C2E80"/>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AE2"/>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A06"/>
    <w:rsid w:val="009C7BA0"/>
    <w:rsid w:val="009C7BAB"/>
    <w:rsid w:val="009C7BC3"/>
    <w:rsid w:val="009C7C04"/>
    <w:rsid w:val="009C7C0A"/>
    <w:rsid w:val="009C7D8D"/>
    <w:rsid w:val="009D0037"/>
    <w:rsid w:val="009D0593"/>
    <w:rsid w:val="009D07E8"/>
    <w:rsid w:val="009D09B1"/>
    <w:rsid w:val="009D0A61"/>
    <w:rsid w:val="009D0AC5"/>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8DE"/>
    <w:rsid w:val="009E1932"/>
    <w:rsid w:val="009E1C38"/>
    <w:rsid w:val="009E1D27"/>
    <w:rsid w:val="009E1E6A"/>
    <w:rsid w:val="009E1E99"/>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DB5"/>
    <w:rsid w:val="009E5F38"/>
    <w:rsid w:val="009E5FB5"/>
    <w:rsid w:val="009E6227"/>
    <w:rsid w:val="009E632B"/>
    <w:rsid w:val="009E63CA"/>
    <w:rsid w:val="009E6436"/>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E48"/>
    <w:rsid w:val="009F0FD5"/>
    <w:rsid w:val="009F11C5"/>
    <w:rsid w:val="009F11F2"/>
    <w:rsid w:val="009F1465"/>
    <w:rsid w:val="009F15C5"/>
    <w:rsid w:val="009F16A5"/>
    <w:rsid w:val="009F1701"/>
    <w:rsid w:val="009F18EB"/>
    <w:rsid w:val="009F19C2"/>
    <w:rsid w:val="009F19C9"/>
    <w:rsid w:val="009F1A2E"/>
    <w:rsid w:val="009F1BBD"/>
    <w:rsid w:val="009F1D1B"/>
    <w:rsid w:val="009F1F60"/>
    <w:rsid w:val="009F1F7D"/>
    <w:rsid w:val="009F1FF2"/>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9F7FAB"/>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4F73"/>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2E9"/>
    <w:rsid w:val="00A07310"/>
    <w:rsid w:val="00A07372"/>
    <w:rsid w:val="00A0740F"/>
    <w:rsid w:val="00A07A4E"/>
    <w:rsid w:val="00A07A9D"/>
    <w:rsid w:val="00A07BDC"/>
    <w:rsid w:val="00A07D91"/>
    <w:rsid w:val="00A07DC2"/>
    <w:rsid w:val="00A07FF6"/>
    <w:rsid w:val="00A1004B"/>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E5"/>
    <w:rsid w:val="00A12686"/>
    <w:rsid w:val="00A1282B"/>
    <w:rsid w:val="00A129B8"/>
    <w:rsid w:val="00A129FB"/>
    <w:rsid w:val="00A12A59"/>
    <w:rsid w:val="00A12A64"/>
    <w:rsid w:val="00A12A9D"/>
    <w:rsid w:val="00A12BA2"/>
    <w:rsid w:val="00A12E2F"/>
    <w:rsid w:val="00A12EEE"/>
    <w:rsid w:val="00A12FBE"/>
    <w:rsid w:val="00A12FE0"/>
    <w:rsid w:val="00A130D5"/>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2E"/>
    <w:rsid w:val="00A15AB1"/>
    <w:rsid w:val="00A15BD2"/>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7D1"/>
    <w:rsid w:val="00A20873"/>
    <w:rsid w:val="00A20920"/>
    <w:rsid w:val="00A2098D"/>
    <w:rsid w:val="00A20990"/>
    <w:rsid w:val="00A20DE8"/>
    <w:rsid w:val="00A21035"/>
    <w:rsid w:val="00A21150"/>
    <w:rsid w:val="00A2147E"/>
    <w:rsid w:val="00A2151B"/>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B30"/>
    <w:rsid w:val="00A23BB7"/>
    <w:rsid w:val="00A23C2A"/>
    <w:rsid w:val="00A23C7D"/>
    <w:rsid w:val="00A23C9E"/>
    <w:rsid w:val="00A23CDB"/>
    <w:rsid w:val="00A23EDD"/>
    <w:rsid w:val="00A24218"/>
    <w:rsid w:val="00A2449D"/>
    <w:rsid w:val="00A244B4"/>
    <w:rsid w:val="00A24779"/>
    <w:rsid w:val="00A24923"/>
    <w:rsid w:val="00A24992"/>
    <w:rsid w:val="00A24C04"/>
    <w:rsid w:val="00A2542D"/>
    <w:rsid w:val="00A25458"/>
    <w:rsid w:val="00A25669"/>
    <w:rsid w:val="00A256D8"/>
    <w:rsid w:val="00A257C3"/>
    <w:rsid w:val="00A2588F"/>
    <w:rsid w:val="00A258BC"/>
    <w:rsid w:val="00A25ABC"/>
    <w:rsid w:val="00A25B7E"/>
    <w:rsid w:val="00A25E60"/>
    <w:rsid w:val="00A25E85"/>
    <w:rsid w:val="00A25EAE"/>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355"/>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062"/>
    <w:rsid w:val="00A42249"/>
    <w:rsid w:val="00A42399"/>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E9"/>
    <w:rsid w:val="00A51E75"/>
    <w:rsid w:val="00A51FC7"/>
    <w:rsid w:val="00A51FCC"/>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CFB"/>
    <w:rsid w:val="00A60D0F"/>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3DA"/>
    <w:rsid w:val="00A72459"/>
    <w:rsid w:val="00A724EB"/>
    <w:rsid w:val="00A7258A"/>
    <w:rsid w:val="00A72921"/>
    <w:rsid w:val="00A72C36"/>
    <w:rsid w:val="00A72E34"/>
    <w:rsid w:val="00A7321D"/>
    <w:rsid w:val="00A73313"/>
    <w:rsid w:val="00A73565"/>
    <w:rsid w:val="00A737CD"/>
    <w:rsid w:val="00A73807"/>
    <w:rsid w:val="00A739ED"/>
    <w:rsid w:val="00A739EF"/>
    <w:rsid w:val="00A73A95"/>
    <w:rsid w:val="00A73ABB"/>
    <w:rsid w:val="00A73B08"/>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44E"/>
    <w:rsid w:val="00A8051F"/>
    <w:rsid w:val="00A8061D"/>
    <w:rsid w:val="00A8068B"/>
    <w:rsid w:val="00A80698"/>
    <w:rsid w:val="00A8092F"/>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E41"/>
    <w:rsid w:val="00A95EFE"/>
    <w:rsid w:val="00A9600D"/>
    <w:rsid w:val="00A962F1"/>
    <w:rsid w:val="00A9654C"/>
    <w:rsid w:val="00A96556"/>
    <w:rsid w:val="00A965CA"/>
    <w:rsid w:val="00A96608"/>
    <w:rsid w:val="00A967E5"/>
    <w:rsid w:val="00A96840"/>
    <w:rsid w:val="00A96879"/>
    <w:rsid w:val="00A96974"/>
    <w:rsid w:val="00A96A3E"/>
    <w:rsid w:val="00A96A69"/>
    <w:rsid w:val="00A96E00"/>
    <w:rsid w:val="00A970C3"/>
    <w:rsid w:val="00A9728D"/>
    <w:rsid w:val="00A972BF"/>
    <w:rsid w:val="00A972E9"/>
    <w:rsid w:val="00A97409"/>
    <w:rsid w:val="00A9755F"/>
    <w:rsid w:val="00A9764A"/>
    <w:rsid w:val="00A97C02"/>
    <w:rsid w:val="00A97C22"/>
    <w:rsid w:val="00AA00AB"/>
    <w:rsid w:val="00AA0100"/>
    <w:rsid w:val="00AA017E"/>
    <w:rsid w:val="00AA017F"/>
    <w:rsid w:val="00AA04D4"/>
    <w:rsid w:val="00AA0590"/>
    <w:rsid w:val="00AA0592"/>
    <w:rsid w:val="00AA064D"/>
    <w:rsid w:val="00AA07C9"/>
    <w:rsid w:val="00AA0824"/>
    <w:rsid w:val="00AA0831"/>
    <w:rsid w:val="00AA0978"/>
    <w:rsid w:val="00AA0BBC"/>
    <w:rsid w:val="00AA0CA9"/>
    <w:rsid w:val="00AA0EAB"/>
    <w:rsid w:val="00AA0EE5"/>
    <w:rsid w:val="00AA101B"/>
    <w:rsid w:val="00AA1028"/>
    <w:rsid w:val="00AA124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55"/>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D8A"/>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33B"/>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78E"/>
    <w:rsid w:val="00AC59CC"/>
    <w:rsid w:val="00AC5A47"/>
    <w:rsid w:val="00AC5A91"/>
    <w:rsid w:val="00AC5ACC"/>
    <w:rsid w:val="00AC5B77"/>
    <w:rsid w:val="00AC5E60"/>
    <w:rsid w:val="00AC5FF9"/>
    <w:rsid w:val="00AC62AC"/>
    <w:rsid w:val="00AC6335"/>
    <w:rsid w:val="00AC6382"/>
    <w:rsid w:val="00AC6484"/>
    <w:rsid w:val="00AC6582"/>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C7FDB"/>
    <w:rsid w:val="00AD0056"/>
    <w:rsid w:val="00AD029A"/>
    <w:rsid w:val="00AD0774"/>
    <w:rsid w:val="00AD08C5"/>
    <w:rsid w:val="00AD0B50"/>
    <w:rsid w:val="00AD0D85"/>
    <w:rsid w:val="00AD0EBE"/>
    <w:rsid w:val="00AD135F"/>
    <w:rsid w:val="00AD167C"/>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29A"/>
    <w:rsid w:val="00AD44E8"/>
    <w:rsid w:val="00AD44F3"/>
    <w:rsid w:val="00AD477F"/>
    <w:rsid w:val="00AD4AB1"/>
    <w:rsid w:val="00AD4E0D"/>
    <w:rsid w:val="00AD4E7F"/>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3D7"/>
    <w:rsid w:val="00AE08F4"/>
    <w:rsid w:val="00AE0D77"/>
    <w:rsid w:val="00AE0F3E"/>
    <w:rsid w:val="00AE108F"/>
    <w:rsid w:val="00AE13F5"/>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43"/>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14"/>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9BE"/>
    <w:rsid w:val="00AF0B68"/>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7C8"/>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7"/>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704"/>
    <w:rsid w:val="00B018A4"/>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00"/>
    <w:rsid w:val="00B046F0"/>
    <w:rsid w:val="00B04B53"/>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475"/>
    <w:rsid w:val="00B114AF"/>
    <w:rsid w:val="00B11645"/>
    <w:rsid w:val="00B116EC"/>
    <w:rsid w:val="00B11704"/>
    <w:rsid w:val="00B1193A"/>
    <w:rsid w:val="00B11A0D"/>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30F7"/>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4E2E"/>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93"/>
    <w:rsid w:val="00B16912"/>
    <w:rsid w:val="00B16958"/>
    <w:rsid w:val="00B16D09"/>
    <w:rsid w:val="00B16E73"/>
    <w:rsid w:val="00B16ECA"/>
    <w:rsid w:val="00B16FDC"/>
    <w:rsid w:val="00B16FF2"/>
    <w:rsid w:val="00B16FFC"/>
    <w:rsid w:val="00B17078"/>
    <w:rsid w:val="00B1709E"/>
    <w:rsid w:val="00B1744F"/>
    <w:rsid w:val="00B174B6"/>
    <w:rsid w:val="00B1789C"/>
    <w:rsid w:val="00B17E34"/>
    <w:rsid w:val="00B200E8"/>
    <w:rsid w:val="00B201E3"/>
    <w:rsid w:val="00B2042D"/>
    <w:rsid w:val="00B2058B"/>
    <w:rsid w:val="00B208A3"/>
    <w:rsid w:val="00B20BFC"/>
    <w:rsid w:val="00B20C7E"/>
    <w:rsid w:val="00B20F24"/>
    <w:rsid w:val="00B20FB8"/>
    <w:rsid w:val="00B21093"/>
    <w:rsid w:val="00B2111C"/>
    <w:rsid w:val="00B211CF"/>
    <w:rsid w:val="00B21301"/>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4088"/>
    <w:rsid w:val="00B2422E"/>
    <w:rsid w:val="00B242E5"/>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BDC"/>
    <w:rsid w:val="00B32C9A"/>
    <w:rsid w:val="00B32D92"/>
    <w:rsid w:val="00B32F98"/>
    <w:rsid w:val="00B3303D"/>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41B"/>
    <w:rsid w:val="00B348BC"/>
    <w:rsid w:val="00B348D7"/>
    <w:rsid w:val="00B3498B"/>
    <w:rsid w:val="00B34B8B"/>
    <w:rsid w:val="00B34D6E"/>
    <w:rsid w:val="00B34DB0"/>
    <w:rsid w:val="00B34E99"/>
    <w:rsid w:val="00B3523A"/>
    <w:rsid w:val="00B3530E"/>
    <w:rsid w:val="00B35402"/>
    <w:rsid w:val="00B354EB"/>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4ED"/>
    <w:rsid w:val="00B427B7"/>
    <w:rsid w:val="00B42913"/>
    <w:rsid w:val="00B4298B"/>
    <w:rsid w:val="00B42999"/>
    <w:rsid w:val="00B42ADF"/>
    <w:rsid w:val="00B42B62"/>
    <w:rsid w:val="00B42E4B"/>
    <w:rsid w:val="00B42FAC"/>
    <w:rsid w:val="00B431E3"/>
    <w:rsid w:val="00B431F7"/>
    <w:rsid w:val="00B432A4"/>
    <w:rsid w:val="00B43345"/>
    <w:rsid w:val="00B43652"/>
    <w:rsid w:val="00B436F5"/>
    <w:rsid w:val="00B43867"/>
    <w:rsid w:val="00B438DF"/>
    <w:rsid w:val="00B43BEE"/>
    <w:rsid w:val="00B43CD6"/>
    <w:rsid w:val="00B43CDD"/>
    <w:rsid w:val="00B43D14"/>
    <w:rsid w:val="00B43EDA"/>
    <w:rsid w:val="00B43F77"/>
    <w:rsid w:val="00B441AA"/>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34C"/>
    <w:rsid w:val="00B463C5"/>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10E1"/>
    <w:rsid w:val="00B5139E"/>
    <w:rsid w:val="00B51472"/>
    <w:rsid w:val="00B51561"/>
    <w:rsid w:val="00B51654"/>
    <w:rsid w:val="00B51AE8"/>
    <w:rsid w:val="00B51C0F"/>
    <w:rsid w:val="00B51C57"/>
    <w:rsid w:val="00B51D66"/>
    <w:rsid w:val="00B51DCA"/>
    <w:rsid w:val="00B51E98"/>
    <w:rsid w:val="00B51EBB"/>
    <w:rsid w:val="00B51EBD"/>
    <w:rsid w:val="00B52034"/>
    <w:rsid w:val="00B521CE"/>
    <w:rsid w:val="00B522DD"/>
    <w:rsid w:val="00B52351"/>
    <w:rsid w:val="00B523A4"/>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871"/>
    <w:rsid w:val="00B54874"/>
    <w:rsid w:val="00B54E5F"/>
    <w:rsid w:val="00B54F4D"/>
    <w:rsid w:val="00B54F95"/>
    <w:rsid w:val="00B55270"/>
    <w:rsid w:val="00B552EA"/>
    <w:rsid w:val="00B553FA"/>
    <w:rsid w:val="00B556EC"/>
    <w:rsid w:val="00B55B52"/>
    <w:rsid w:val="00B55B5B"/>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11"/>
    <w:rsid w:val="00B57A9D"/>
    <w:rsid w:val="00B57AA3"/>
    <w:rsid w:val="00B57BBA"/>
    <w:rsid w:val="00B57CB9"/>
    <w:rsid w:val="00B57CF4"/>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57D"/>
    <w:rsid w:val="00B6163C"/>
    <w:rsid w:val="00B6164B"/>
    <w:rsid w:val="00B617EE"/>
    <w:rsid w:val="00B61991"/>
    <w:rsid w:val="00B619C8"/>
    <w:rsid w:val="00B61A5D"/>
    <w:rsid w:val="00B61CD1"/>
    <w:rsid w:val="00B61D0A"/>
    <w:rsid w:val="00B61D4E"/>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11C"/>
    <w:rsid w:val="00B63283"/>
    <w:rsid w:val="00B632B9"/>
    <w:rsid w:val="00B63369"/>
    <w:rsid w:val="00B63383"/>
    <w:rsid w:val="00B6338C"/>
    <w:rsid w:val="00B635D0"/>
    <w:rsid w:val="00B637B8"/>
    <w:rsid w:val="00B637E5"/>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2F2"/>
    <w:rsid w:val="00B665BE"/>
    <w:rsid w:val="00B666A4"/>
    <w:rsid w:val="00B666DA"/>
    <w:rsid w:val="00B666E9"/>
    <w:rsid w:val="00B666F8"/>
    <w:rsid w:val="00B66767"/>
    <w:rsid w:val="00B668FB"/>
    <w:rsid w:val="00B6692B"/>
    <w:rsid w:val="00B66B0F"/>
    <w:rsid w:val="00B66B34"/>
    <w:rsid w:val="00B66CB7"/>
    <w:rsid w:val="00B66EC7"/>
    <w:rsid w:val="00B66F7F"/>
    <w:rsid w:val="00B66F85"/>
    <w:rsid w:val="00B671FA"/>
    <w:rsid w:val="00B673D6"/>
    <w:rsid w:val="00B673DE"/>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50D"/>
    <w:rsid w:val="00B70BA7"/>
    <w:rsid w:val="00B70C66"/>
    <w:rsid w:val="00B70C98"/>
    <w:rsid w:val="00B70CAE"/>
    <w:rsid w:val="00B70D56"/>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A50"/>
    <w:rsid w:val="00B80B7A"/>
    <w:rsid w:val="00B80DDA"/>
    <w:rsid w:val="00B8115E"/>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754"/>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5"/>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3F33"/>
    <w:rsid w:val="00B94085"/>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AA"/>
    <w:rsid w:val="00BA30F6"/>
    <w:rsid w:val="00BA36B8"/>
    <w:rsid w:val="00BA37A8"/>
    <w:rsid w:val="00BA38D6"/>
    <w:rsid w:val="00BA38DC"/>
    <w:rsid w:val="00BA3AEA"/>
    <w:rsid w:val="00BA3B2A"/>
    <w:rsid w:val="00BA3B69"/>
    <w:rsid w:val="00BA3C76"/>
    <w:rsid w:val="00BA3CA0"/>
    <w:rsid w:val="00BA3F93"/>
    <w:rsid w:val="00BA42C9"/>
    <w:rsid w:val="00BA43BC"/>
    <w:rsid w:val="00BA4453"/>
    <w:rsid w:val="00BA44D7"/>
    <w:rsid w:val="00BA4614"/>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ACD"/>
    <w:rsid w:val="00BB0BAA"/>
    <w:rsid w:val="00BB0D7C"/>
    <w:rsid w:val="00BB0EC5"/>
    <w:rsid w:val="00BB0F5C"/>
    <w:rsid w:val="00BB113C"/>
    <w:rsid w:val="00BB13DF"/>
    <w:rsid w:val="00BB1575"/>
    <w:rsid w:val="00BB17A0"/>
    <w:rsid w:val="00BB17EA"/>
    <w:rsid w:val="00BB1BAA"/>
    <w:rsid w:val="00BB1BEC"/>
    <w:rsid w:val="00BB2217"/>
    <w:rsid w:val="00BB23BF"/>
    <w:rsid w:val="00BB23C7"/>
    <w:rsid w:val="00BB23E6"/>
    <w:rsid w:val="00BB261F"/>
    <w:rsid w:val="00BB27D8"/>
    <w:rsid w:val="00BB2981"/>
    <w:rsid w:val="00BB2ADA"/>
    <w:rsid w:val="00BB2B32"/>
    <w:rsid w:val="00BB2B76"/>
    <w:rsid w:val="00BB2CB3"/>
    <w:rsid w:val="00BB2DD5"/>
    <w:rsid w:val="00BB2E38"/>
    <w:rsid w:val="00BB2E40"/>
    <w:rsid w:val="00BB3003"/>
    <w:rsid w:val="00BB307F"/>
    <w:rsid w:val="00BB3084"/>
    <w:rsid w:val="00BB334C"/>
    <w:rsid w:val="00BB34B2"/>
    <w:rsid w:val="00BB357D"/>
    <w:rsid w:val="00BB37FE"/>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8"/>
    <w:rsid w:val="00BB4A91"/>
    <w:rsid w:val="00BB4C20"/>
    <w:rsid w:val="00BB4CCB"/>
    <w:rsid w:val="00BB4F41"/>
    <w:rsid w:val="00BB4F71"/>
    <w:rsid w:val="00BB514D"/>
    <w:rsid w:val="00BB51BC"/>
    <w:rsid w:val="00BB5347"/>
    <w:rsid w:val="00BB539D"/>
    <w:rsid w:val="00BB5423"/>
    <w:rsid w:val="00BB5605"/>
    <w:rsid w:val="00BB5615"/>
    <w:rsid w:val="00BB566F"/>
    <w:rsid w:val="00BB57DB"/>
    <w:rsid w:val="00BB5844"/>
    <w:rsid w:val="00BB5890"/>
    <w:rsid w:val="00BB5960"/>
    <w:rsid w:val="00BB5964"/>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B0C"/>
    <w:rsid w:val="00BC5BCA"/>
    <w:rsid w:val="00BC5CA5"/>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C7EAB"/>
    <w:rsid w:val="00BD01AE"/>
    <w:rsid w:val="00BD0382"/>
    <w:rsid w:val="00BD049E"/>
    <w:rsid w:val="00BD0781"/>
    <w:rsid w:val="00BD07C7"/>
    <w:rsid w:val="00BD0802"/>
    <w:rsid w:val="00BD09E9"/>
    <w:rsid w:val="00BD0A80"/>
    <w:rsid w:val="00BD0C1A"/>
    <w:rsid w:val="00BD0E02"/>
    <w:rsid w:val="00BD0EFA"/>
    <w:rsid w:val="00BD0F38"/>
    <w:rsid w:val="00BD1020"/>
    <w:rsid w:val="00BD10C1"/>
    <w:rsid w:val="00BD1326"/>
    <w:rsid w:val="00BD1506"/>
    <w:rsid w:val="00BD1543"/>
    <w:rsid w:val="00BD18FB"/>
    <w:rsid w:val="00BD1ADE"/>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84"/>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16"/>
    <w:rsid w:val="00BE06BE"/>
    <w:rsid w:val="00BE080B"/>
    <w:rsid w:val="00BE0845"/>
    <w:rsid w:val="00BE0882"/>
    <w:rsid w:val="00BE08E1"/>
    <w:rsid w:val="00BE08E5"/>
    <w:rsid w:val="00BE092F"/>
    <w:rsid w:val="00BE0F65"/>
    <w:rsid w:val="00BE0FDC"/>
    <w:rsid w:val="00BE100E"/>
    <w:rsid w:val="00BE1076"/>
    <w:rsid w:val="00BE1363"/>
    <w:rsid w:val="00BE1460"/>
    <w:rsid w:val="00BE149D"/>
    <w:rsid w:val="00BE155C"/>
    <w:rsid w:val="00BE1569"/>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69"/>
    <w:rsid w:val="00BE450F"/>
    <w:rsid w:val="00BE453A"/>
    <w:rsid w:val="00BE4C11"/>
    <w:rsid w:val="00BE4C2E"/>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373"/>
    <w:rsid w:val="00BF76FD"/>
    <w:rsid w:val="00BF7788"/>
    <w:rsid w:val="00BF7A9A"/>
    <w:rsid w:val="00BF7BAA"/>
    <w:rsid w:val="00BF7D83"/>
    <w:rsid w:val="00BF7E98"/>
    <w:rsid w:val="00BF7F26"/>
    <w:rsid w:val="00C003DE"/>
    <w:rsid w:val="00C00546"/>
    <w:rsid w:val="00C0058F"/>
    <w:rsid w:val="00C0062A"/>
    <w:rsid w:val="00C00761"/>
    <w:rsid w:val="00C0088F"/>
    <w:rsid w:val="00C00922"/>
    <w:rsid w:val="00C009EA"/>
    <w:rsid w:val="00C00CB5"/>
    <w:rsid w:val="00C00DEF"/>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4EE"/>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3AC"/>
    <w:rsid w:val="00C114B8"/>
    <w:rsid w:val="00C115A8"/>
    <w:rsid w:val="00C11948"/>
    <w:rsid w:val="00C11BCC"/>
    <w:rsid w:val="00C11E2E"/>
    <w:rsid w:val="00C11F65"/>
    <w:rsid w:val="00C11F78"/>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EF3"/>
    <w:rsid w:val="00C13F2F"/>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004"/>
    <w:rsid w:val="00C17277"/>
    <w:rsid w:val="00C17322"/>
    <w:rsid w:val="00C176FC"/>
    <w:rsid w:val="00C17712"/>
    <w:rsid w:val="00C1771D"/>
    <w:rsid w:val="00C179B9"/>
    <w:rsid w:val="00C17A0C"/>
    <w:rsid w:val="00C17BA4"/>
    <w:rsid w:val="00C17D3D"/>
    <w:rsid w:val="00C17EE4"/>
    <w:rsid w:val="00C2025D"/>
    <w:rsid w:val="00C203B5"/>
    <w:rsid w:val="00C2063A"/>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38"/>
    <w:rsid w:val="00C223B9"/>
    <w:rsid w:val="00C224B5"/>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BC2"/>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24B"/>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4F8"/>
    <w:rsid w:val="00C3356D"/>
    <w:rsid w:val="00C337F7"/>
    <w:rsid w:val="00C33869"/>
    <w:rsid w:val="00C338AB"/>
    <w:rsid w:val="00C33916"/>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18A"/>
    <w:rsid w:val="00C37245"/>
    <w:rsid w:val="00C3724B"/>
    <w:rsid w:val="00C37489"/>
    <w:rsid w:val="00C374A9"/>
    <w:rsid w:val="00C374C2"/>
    <w:rsid w:val="00C3771E"/>
    <w:rsid w:val="00C37ACD"/>
    <w:rsid w:val="00C37BE1"/>
    <w:rsid w:val="00C37CB3"/>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2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56C"/>
    <w:rsid w:val="00C45666"/>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0F7"/>
    <w:rsid w:val="00C532EF"/>
    <w:rsid w:val="00C5338C"/>
    <w:rsid w:val="00C533B1"/>
    <w:rsid w:val="00C53484"/>
    <w:rsid w:val="00C5368C"/>
    <w:rsid w:val="00C53897"/>
    <w:rsid w:val="00C53906"/>
    <w:rsid w:val="00C53CA4"/>
    <w:rsid w:val="00C53EBC"/>
    <w:rsid w:val="00C53F70"/>
    <w:rsid w:val="00C5427B"/>
    <w:rsid w:val="00C5428C"/>
    <w:rsid w:val="00C542AE"/>
    <w:rsid w:val="00C5435D"/>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8C6"/>
    <w:rsid w:val="00C60914"/>
    <w:rsid w:val="00C609D7"/>
    <w:rsid w:val="00C60BC0"/>
    <w:rsid w:val="00C60BEB"/>
    <w:rsid w:val="00C60CCD"/>
    <w:rsid w:val="00C610FA"/>
    <w:rsid w:val="00C6124E"/>
    <w:rsid w:val="00C612FA"/>
    <w:rsid w:val="00C613DA"/>
    <w:rsid w:val="00C6140C"/>
    <w:rsid w:val="00C61550"/>
    <w:rsid w:val="00C61586"/>
    <w:rsid w:val="00C61768"/>
    <w:rsid w:val="00C61799"/>
    <w:rsid w:val="00C617F1"/>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A9"/>
    <w:rsid w:val="00C6490C"/>
    <w:rsid w:val="00C64B34"/>
    <w:rsid w:val="00C64BB5"/>
    <w:rsid w:val="00C64CE3"/>
    <w:rsid w:val="00C64E72"/>
    <w:rsid w:val="00C64EA7"/>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19"/>
    <w:rsid w:val="00C72A91"/>
    <w:rsid w:val="00C72AC2"/>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3FBA"/>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E8"/>
    <w:rsid w:val="00C90037"/>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8E4"/>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326"/>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357"/>
    <w:rsid w:val="00CA54A7"/>
    <w:rsid w:val="00CA566E"/>
    <w:rsid w:val="00CA56BB"/>
    <w:rsid w:val="00CA574D"/>
    <w:rsid w:val="00CA5885"/>
    <w:rsid w:val="00CA5DC8"/>
    <w:rsid w:val="00CA5E19"/>
    <w:rsid w:val="00CA5E48"/>
    <w:rsid w:val="00CA638C"/>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58"/>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35E"/>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017"/>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604E"/>
    <w:rsid w:val="00CC6136"/>
    <w:rsid w:val="00CC6290"/>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B38"/>
    <w:rsid w:val="00CC7D23"/>
    <w:rsid w:val="00CC7E6D"/>
    <w:rsid w:val="00CC7E9F"/>
    <w:rsid w:val="00CC7F0C"/>
    <w:rsid w:val="00CC7F92"/>
    <w:rsid w:val="00CD01BB"/>
    <w:rsid w:val="00CD03E5"/>
    <w:rsid w:val="00CD0631"/>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A3"/>
    <w:rsid w:val="00CD1D75"/>
    <w:rsid w:val="00CD1E1A"/>
    <w:rsid w:val="00CD1E98"/>
    <w:rsid w:val="00CD1F08"/>
    <w:rsid w:val="00CD1F54"/>
    <w:rsid w:val="00CD1F68"/>
    <w:rsid w:val="00CD1F96"/>
    <w:rsid w:val="00CD2066"/>
    <w:rsid w:val="00CD2121"/>
    <w:rsid w:val="00CD21E3"/>
    <w:rsid w:val="00CD230C"/>
    <w:rsid w:val="00CD23CF"/>
    <w:rsid w:val="00CD2782"/>
    <w:rsid w:val="00CD295F"/>
    <w:rsid w:val="00CD2AF6"/>
    <w:rsid w:val="00CD2B17"/>
    <w:rsid w:val="00CD2C26"/>
    <w:rsid w:val="00CD2C9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1E1"/>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4D62"/>
    <w:rsid w:val="00CE53B8"/>
    <w:rsid w:val="00CE5473"/>
    <w:rsid w:val="00CE5AAB"/>
    <w:rsid w:val="00CE5B8B"/>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B98"/>
    <w:rsid w:val="00CF4C3B"/>
    <w:rsid w:val="00CF4C78"/>
    <w:rsid w:val="00CF4C84"/>
    <w:rsid w:val="00CF4DA4"/>
    <w:rsid w:val="00CF4DDD"/>
    <w:rsid w:val="00CF501E"/>
    <w:rsid w:val="00CF54AA"/>
    <w:rsid w:val="00CF569C"/>
    <w:rsid w:val="00CF5718"/>
    <w:rsid w:val="00CF5977"/>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3B"/>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00"/>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4DF"/>
    <w:rsid w:val="00D05628"/>
    <w:rsid w:val="00D05932"/>
    <w:rsid w:val="00D05BCB"/>
    <w:rsid w:val="00D05D13"/>
    <w:rsid w:val="00D05E5D"/>
    <w:rsid w:val="00D05ECE"/>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9E"/>
    <w:rsid w:val="00D07AAC"/>
    <w:rsid w:val="00D07C00"/>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5E6"/>
    <w:rsid w:val="00D11638"/>
    <w:rsid w:val="00D11643"/>
    <w:rsid w:val="00D11945"/>
    <w:rsid w:val="00D11A54"/>
    <w:rsid w:val="00D11B2A"/>
    <w:rsid w:val="00D11B71"/>
    <w:rsid w:val="00D11DB3"/>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251"/>
    <w:rsid w:val="00D175F0"/>
    <w:rsid w:val="00D176BF"/>
    <w:rsid w:val="00D176F5"/>
    <w:rsid w:val="00D177E4"/>
    <w:rsid w:val="00D17AE7"/>
    <w:rsid w:val="00D17AEB"/>
    <w:rsid w:val="00D17C00"/>
    <w:rsid w:val="00D17CF0"/>
    <w:rsid w:val="00D17E3C"/>
    <w:rsid w:val="00D17FAA"/>
    <w:rsid w:val="00D2042E"/>
    <w:rsid w:val="00D20460"/>
    <w:rsid w:val="00D205C0"/>
    <w:rsid w:val="00D20787"/>
    <w:rsid w:val="00D20940"/>
    <w:rsid w:val="00D209D5"/>
    <w:rsid w:val="00D20BC7"/>
    <w:rsid w:val="00D20C7F"/>
    <w:rsid w:val="00D20F3A"/>
    <w:rsid w:val="00D20F8C"/>
    <w:rsid w:val="00D21671"/>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C37"/>
    <w:rsid w:val="00D22D0C"/>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6A"/>
    <w:rsid w:val="00D30EF5"/>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FC"/>
    <w:rsid w:val="00D32506"/>
    <w:rsid w:val="00D32547"/>
    <w:rsid w:val="00D32576"/>
    <w:rsid w:val="00D3259C"/>
    <w:rsid w:val="00D325BA"/>
    <w:rsid w:val="00D325D3"/>
    <w:rsid w:val="00D32789"/>
    <w:rsid w:val="00D329F1"/>
    <w:rsid w:val="00D32B50"/>
    <w:rsid w:val="00D32B7B"/>
    <w:rsid w:val="00D32CBC"/>
    <w:rsid w:val="00D32D64"/>
    <w:rsid w:val="00D32F4E"/>
    <w:rsid w:val="00D32F58"/>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BE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71E"/>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8F"/>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A42"/>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C88"/>
    <w:rsid w:val="00D74D11"/>
    <w:rsid w:val="00D74FC8"/>
    <w:rsid w:val="00D752D6"/>
    <w:rsid w:val="00D754C5"/>
    <w:rsid w:val="00D7573A"/>
    <w:rsid w:val="00D75B92"/>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858"/>
    <w:rsid w:val="00D769CC"/>
    <w:rsid w:val="00D76B68"/>
    <w:rsid w:val="00D76D68"/>
    <w:rsid w:val="00D76DB0"/>
    <w:rsid w:val="00D76E2E"/>
    <w:rsid w:val="00D76FD2"/>
    <w:rsid w:val="00D771EE"/>
    <w:rsid w:val="00D77354"/>
    <w:rsid w:val="00D77649"/>
    <w:rsid w:val="00D77741"/>
    <w:rsid w:val="00D779CC"/>
    <w:rsid w:val="00D77CD7"/>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629"/>
    <w:rsid w:val="00D85C7C"/>
    <w:rsid w:val="00D85C82"/>
    <w:rsid w:val="00D85E36"/>
    <w:rsid w:val="00D860FC"/>
    <w:rsid w:val="00D86140"/>
    <w:rsid w:val="00D8625A"/>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333"/>
    <w:rsid w:val="00D9045D"/>
    <w:rsid w:val="00D9061E"/>
    <w:rsid w:val="00D90B14"/>
    <w:rsid w:val="00D90C21"/>
    <w:rsid w:val="00D90C67"/>
    <w:rsid w:val="00D90F67"/>
    <w:rsid w:val="00D90FD6"/>
    <w:rsid w:val="00D9154B"/>
    <w:rsid w:val="00D91856"/>
    <w:rsid w:val="00D91AC5"/>
    <w:rsid w:val="00D91F52"/>
    <w:rsid w:val="00D920B9"/>
    <w:rsid w:val="00D92277"/>
    <w:rsid w:val="00D922E5"/>
    <w:rsid w:val="00D9259A"/>
    <w:rsid w:val="00D9262D"/>
    <w:rsid w:val="00D92713"/>
    <w:rsid w:val="00D9276B"/>
    <w:rsid w:val="00D9291B"/>
    <w:rsid w:val="00D92BE9"/>
    <w:rsid w:val="00D92CA0"/>
    <w:rsid w:val="00D92D08"/>
    <w:rsid w:val="00D92DC6"/>
    <w:rsid w:val="00D92DDA"/>
    <w:rsid w:val="00D92E5C"/>
    <w:rsid w:val="00D92F0A"/>
    <w:rsid w:val="00D92FB6"/>
    <w:rsid w:val="00D92FE4"/>
    <w:rsid w:val="00D93110"/>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9A2"/>
    <w:rsid w:val="00D96AB1"/>
    <w:rsid w:val="00D96D0D"/>
    <w:rsid w:val="00D96EA8"/>
    <w:rsid w:val="00D96FEB"/>
    <w:rsid w:val="00D97023"/>
    <w:rsid w:val="00D9702E"/>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7A"/>
    <w:rsid w:val="00DA67A6"/>
    <w:rsid w:val="00DA6842"/>
    <w:rsid w:val="00DA6972"/>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821"/>
    <w:rsid w:val="00DA7910"/>
    <w:rsid w:val="00DA79A5"/>
    <w:rsid w:val="00DA7A3F"/>
    <w:rsid w:val="00DA7D86"/>
    <w:rsid w:val="00DA7EE1"/>
    <w:rsid w:val="00DB00C1"/>
    <w:rsid w:val="00DB03C3"/>
    <w:rsid w:val="00DB04CD"/>
    <w:rsid w:val="00DB065C"/>
    <w:rsid w:val="00DB0798"/>
    <w:rsid w:val="00DB0BB0"/>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0F0"/>
    <w:rsid w:val="00DB3130"/>
    <w:rsid w:val="00DB3159"/>
    <w:rsid w:val="00DB3204"/>
    <w:rsid w:val="00DB321B"/>
    <w:rsid w:val="00DB3516"/>
    <w:rsid w:val="00DB35EB"/>
    <w:rsid w:val="00DB367C"/>
    <w:rsid w:val="00DB36BB"/>
    <w:rsid w:val="00DB36CA"/>
    <w:rsid w:val="00DB37C3"/>
    <w:rsid w:val="00DB37E4"/>
    <w:rsid w:val="00DB38E9"/>
    <w:rsid w:val="00DB3C43"/>
    <w:rsid w:val="00DB3D54"/>
    <w:rsid w:val="00DB3DA9"/>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0AE"/>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25"/>
    <w:rsid w:val="00DC0EFE"/>
    <w:rsid w:val="00DC114F"/>
    <w:rsid w:val="00DC1309"/>
    <w:rsid w:val="00DC1333"/>
    <w:rsid w:val="00DC1497"/>
    <w:rsid w:val="00DC14B2"/>
    <w:rsid w:val="00DC1508"/>
    <w:rsid w:val="00DC1514"/>
    <w:rsid w:val="00DC1585"/>
    <w:rsid w:val="00DC170E"/>
    <w:rsid w:val="00DC18AB"/>
    <w:rsid w:val="00DC18D5"/>
    <w:rsid w:val="00DC1A3B"/>
    <w:rsid w:val="00DC1AD6"/>
    <w:rsid w:val="00DC1B29"/>
    <w:rsid w:val="00DC1C1A"/>
    <w:rsid w:val="00DC1C4F"/>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2D"/>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6F4D"/>
    <w:rsid w:val="00DC6FB7"/>
    <w:rsid w:val="00DC7013"/>
    <w:rsid w:val="00DC7148"/>
    <w:rsid w:val="00DC71CE"/>
    <w:rsid w:val="00DC71E9"/>
    <w:rsid w:val="00DC7581"/>
    <w:rsid w:val="00DC75D6"/>
    <w:rsid w:val="00DC7703"/>
    <w:rsid w:val="00DC77B3"/>
    <w:rsid w:val="00DC787A"/>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533"/>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53B"/>
    <w:rsid w:val="00DD5755"/>
    <w:rsid w:val="00DD59B0"/>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3C90"/>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A85"/>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2F5"/>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7CB"/>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E0"/>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3C9"/>
    <w:rsid w:val="00E0160E"/>
    <w:rsid w:val="00E01718"/>
    <w:rsid w:val="00E01B9E"/>
    <w:rsid w:val="00E01C5B"/>
    <w:rsid w:val="00E01D8B"/>
    <w:rsid w:val="00E01EF3"/>
    <w:rsid w:val="00E01F0D"/>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092"/>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0D7"/>
    <w:rsid w:val="00E10475"/>
    <w:rsid w:val="00E104CA"/>
    <w:rsid w:val="00E104DE"/>
    <w:rsid w:val="00E1060D"/>
    <w:rsid w:val="00E10F92"/>
    <w:rsid w:val="00E11073"/>
    <w:rsid w:val="00E112E5"/>
    <w:rsid w:val="00E115B4"/>
    <w:rsid w:val="00E1189E"/>
    <w:rsid w:val="00E118B9"/>
    <w:rsid w:val="00E11A25"/>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EB0"/>
    <w:rsid w:val="00E12FC7"/>
    <w:rsid w:val="00E13019"/>
    <w:rsid w:val="00E1304A"/>
    <w:rsid w:val="00E13160"/>
    <w:rsid w:val="00E1325D"/>
    <w:rsid w:val="00E1328C"/>
    <w:rsid w:val="00E132BB"/>
    <w:rsid w:val="00E1337B"/>
    <w:rsid w:val="00E133B9"/>
    <w:rsid w:val="00E1343A"/>
    <w:rsid w:val="00E13966"/>
    <w:rsid w:val="00E139A1"/>
    <w:rsid w:val="00E13C93"/>
    <w:rsid w:val="00E13D16"/>
    <w:rsid w:val="00E13E14"/>
    <w:rsid w:val="00E14123"/>
    <w:rsid w:val="00E141F1"/>
    <w:rsid w:val="00E142FA"/>
    <w:rsid w:val="00E14654"/>
    <w:rsid w:val="00E14715"/>
    <w:rsid w:val="00E148BA"/>
    <w:rsid w:val="00E14D8B"/>
    <w:rsid w:val="00E14E5C"/>
    <w:rsid w:val="00E14F00"/>
    <w:rsid w:val="00E15137"/>
    <w:rsid w:val="00E1524B"/>
    <w:rsid w:val="00E15491"/>
    <w:rsid w:val="00E155AB"/>
    <w:rsid w:val="00E1564F"/>
    <w:rsid w:val="00E1570C"/>
    <w:rsid w:val="00E15875"/>
    <w:rsid w:val="00E158DB"/>
    <w:rsid w:val="00E15A62"/>
    <w:rsid w:val="00E15B5D"/>
    <w:rsid w:val="00E15CED"/>
    <w:rsid w:val="00E15CF1"/>
    <w:rsid w:val="00E16157"/>
    <w:rsid w:val="00E16171"/>
    <w:rsid w:val="00E16385"/>
    <w:rsid w:val="00E16989"/>
    <w:rsid w:val="00E16B7B"/>
    <w:rsid w:val="00E16B7F"/>
    <w:rsid w:val="00E16BD7"/>
    <w:rsid w:val="00E16D3E"/>
    <w:rsid w:val="00E16F19"/>
    <w:rsid w:val="00E172E4"/>
    <w:rsid w:val="00E17324"/>
    <w:rsid w:val="00E1749B"/>
    <w:rsid w:val="00E175A1"/>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92"/>
    <w:rsid w:val="00E237C6"/>
    <w:rsid w:val="00E2388E"/>
    <w:rsid w:val="00E23999"/>
    <w:rsid w:val="00E239EF"/>
    <w:rsid w:val="00E23A2A"/>
    <w:rsid w:val="00E23AC8"/>
    <w:rsid w:val="00E23D49"/>
    <w:rsid w:val="00E23E49"/>
    <w:rsid w:val="00E23F82"/>
    <w:rsid w:val="00E24105"/>
    <w:rsid w:val="00E24150"/>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36"/>
    <w:rsid w:val="00E268B3"/>
    <w:rsid w:val="00E26B63"/>
    <w:rsid w:val="00E26B69"/>
    <w:rsid w:val="00E26CCD"/>
    <w:rsid w:val="00E26D15"/>
    <w:rsid w:val="00E26DEB"/>
    <w:rsid w:val="00E26DFD"/>
    <w:rsid w:val="00E26FB2"/>
    <w:rsid w:val="00E27056"/>
    <w:rsid w:val="00E2706B"/>
    <w:rsid w:val="00E27249"/>
    <w:rsid w:val="00E27293"/>
    <w:rsid w:val="00E2744D"/>
    <w:rsid w:val="00E274D2"/>
    <w:rsid w:val="00E276E7"/>
    <w:rsid w:val="00E277F3"/>
    <w:rsid w:val="00E27834"/>
    <w:rsid w:val="00E278AF"/>
    <w:rsid w:val="00E278E6"/>
    <w:rsid w:val="00E278FB"/>
    <w:rsid w:val="00E27BE6"/>
    <w:rsid w:val="00E27C0F"/>
    <w:rsid w:val="00E27D6C"/>
    <w:rsid w:val="00E27E6F"/>
    <w:rsid w:val="00E30005"/>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5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95A"/>
    <w:rsid w:val="00E32C2C"/>
    <w:rsid w:val="00E33189"/>
    <w:rsid w:val="00E3328C"/>
    <w:rsid w:val="00E334FB"/>
    <w:rsid w:val="00E3370C"/>
    <w:rsid w:val="00E33898"/>
    <w:rsid w:val="00E3394F"/>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34F"/>
    <w:rsid w:val="00E3561A"/>
    <w:rsid w:val="00E3567C"/>
    <w:rsid w:val="00E35851"/>
    <w:rsid w:val="00E35A14"/>
    <w:rsid w:val="00E35A64"/>
    <w:rsid w:val="00E35C66"/>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1"/>
    <w:rsid w:val="00E4260D"/>
    <w:rsid w:val="00E42617"/>
    <w:rsid w:val="00E4262A"/>
    <w:rsid w:val="00E42D36"/>
    <w:rsid w:val="00E42E8A"/>
    <w:rsid w:val="00E42E8C"/>
    <w:rsid w:val="00E43000"/>
    <w:rsid w:val="00E43065"/>
    <w:rsid w:val="00E431A3"/>
    <w:rsid w:val="00E43287"/>
    <w:rsid w:val="00E433DD"/>
    <w:rsid w:val="00E43452"/>
    <w:rsid w:val="00E437A5"/>
    <w:rsid w:val="00E438B9"/>
    <w:rsid w:val="00E43964"/>
    <w:rsid w:val="00E43C27"/>
    <w:rsid w:val="00E43D02"/>
    <w:rsid w:val="00E43DA2"/>
    <w:rsid w:val="00E43FA8"/>
    <w:rsid w:val="00E4402A"/>
    <w:rsid w:val="00E4408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FDD"/>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1"/>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5042"/>
    <w:rsid w:val="00E550EA"/>
    <w:rsid w:val="00E55149"/>
    <w:rsid w:val="00E5519F"/>
    <w:rsid w:val="00E551E7"/>
    <w:rsid w:val="00E553F3"/>
    <w:rsid w:val="00E55483"/>
    <w:rsid w:val="00E55679"/>
    <w:rsid w:val="00E557F8"/>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413"/>
    <w:rsid w:val="00E5744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285"/>
    <w:rsid w:val="00E61407"/>
    <w:rsid w:val="00E6140A"/>
    <w:rsid w:val="00E61477"/>
    <w:rsid w:val="00E6168E"/>
    <w:rsid w:val="00E617D7"/>
    <w:rsid w:val="00E618A1"/>
    <w:rsid w:val="00E618FF"/>
    <w:rsid w:val="00E61C7A"/>
    <w:rsid w:val="00E61C91"/>
    <w:rsid w:val="00E61D7F"/>
    <w:rsid w:val="00E61DB1"/>
    <w:rsid w:val="00E61F31"/>
    <w:rsid w:val="00E620FB"/>
    <w:rsid w:val="00E622CA"/>
    <w:rsid w:val="00E6252E"/>
    <w:rsid w:val="00E62963"/>
    <w:rsid w:val="00E62B71"/>
    <w:rsid w:val="00E62C5E"/>
    <w:rsid w:val="00E62CA9"/>
    <w:rsid w:val="00E62D91"/>
    <w:rsid w:val="00E62F7C"/>
    <w:rsid w:val="00E62FB0"/>
    <w:rsid w:val="00E6302F"/>
    <w:rsid w:val="00E630D3"/>
    <w:rsid w:val="00E63106"/>
    <w:rsid w:val="00E635EA"/>
    <w:rsid w:val="00E63603"/>
    <w:rsid w:val="00E6367D"/>
    <w:rsid w:val="00E63715"/>
    <w:rsid w:val="00E6394F"/>
    <w:rsid w:val="00E6397F"/>
    <w:rsid w:val="00E639E8"/>
    <w:rsid w:val="00E63B00"/>
    <w:rsid w:val="00E63B6C"/>
    <w:rsid w:val="00E63FA2"/>
    <w:rsid w:val="00E63FDD"/>
    <w:rsid w:val="00E64106"/>
    <w:rsid w:val="00E6429E"/>
    <w:rsid w:val="00E64379"/>
    <w:rsid w:val="00E64546"/>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6C3"/>
    <w:rsid w:val="00E66755"/>
    <w:rsid w:val="00E66935"/>
    <w:rsid w:val="00E66988"/>
    <w:rsid w:val="00E669BD"/>
    <w:rsid w:val="00E66CCB"/>
    <w:rsid w:val="00E66D76"/>
    <w:rsid w:val="00E66F9A"/>
    <w:rsid w:val="00E66FDA"/>
    <w:rsid w:val="00E672DE"/>
    <w:rsid w:val="00E67721"/>
    <w:rsid w:val="00E677F0"/>
    <w:rsid w:val="00E677F2"/>
    <w:rsid w:val="00E67836"/>
    <w:rsid w:val="00E67868"/>
    <w:rsid w:val="00E67C22"/>
    <w:rsid w:val="00E67C25"/>
    <w:rsid w:val="00E67E4D"/>
    <w:rsid w:val="00E6F0F8"/>
    <w:rsid w:val="00E701C0"/>
    <w:rsid w:val="00E701E3"/>
    <w:rsid w:val="00E702D5"/>
    <w:rsid w:val="00E70305"/>
    <w:rsid w:val="00E70694"/>
    <w:rsid w:val="00E707B5"/>
    <w:rsid w:val="00E70831"/>
    <w:rsid w:val="00E70B50"/>
    <w:rsid w:val="00E70EA3"/>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A2"/>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27A"/>
    <w:rsid w:val="00E80500"/>
    <w:rsid w:val="00E80622"/>
    <w:rsid w:val="00E80829"/>
    <w:rsid w:val="00E808CA"/>
    <w:rsid w:val="00E808F1"/>
    <w:rsid w:val="00E80AC6"/>
    <w:rsid w:val="00E80F43"/>
    <w:rsid w:val="00E813F8"/>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804"/>
    <w:rsid w:val="00E87958"/>
    <w:rsid w:val="00E8797B"/>
    <w:rsid w:val="00E87AD2"/>
    <w:rsid w:val="00E87C9C"/>
    <w:rsid w:val="00E87E40"/>
    <w:rsid w:val="00E87F95"/>
    <w:rsid w:val="00E9004E"/>
    <w:rsid w:val="00E900A8"/>
    <w:rsid w:val="00E901A2"/>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7EE"/>
    <w:rsid w:val="00E93853"/>
    <w:rsid w:val="00E9410A"/>
    <w:rsid w:val="00E941EB"/>
    <w:rsid w:val="00E94304"/>
    <w:rsid w:val="00E94368"/>
    <w:rsid w:val="00E943DA"/>
    <w:rsid w:val="00E94476"/>
    <w:rsid w:val="00E944C5"/>
    <w:rsid w:val="00E94703"/>
    <w:rsid w:val="00E94835"/>
    <w:rsid w:val="00E94E92"/>
    <w:rsid w:val="00E95013"/>
    <w:rsid w:val="00E95455"/>
    <w:rsid w:val="00E9550D"/>
    <w:rsid w:val="00E95656"/>
    <w:rsid w:val="00E9587D"/>
    <w:rsid w:val="00E958C5"/>
    <w:rsid w:val="00E95B5D"/>
    <w:rsid w:val="00E95CFF"/>
    <w:rsid w:val="00E95E3E"/>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286"/>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5E4"/>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C4A"/>
    <w:rsid w:val="00EA6CE4"/>
    <w:rsid w:val="00EA6D6F"/>
    <w:rsid w:val="00EA6D97"/>
    <w:rsid w:val="00EA6DA6"/>
    <w:rsid w:val="00EA6E63"/>
    <w:rsid w:val="00EA7228"/>
    <w:rsid w:val="00EA7348"/>
    <w:rsid w:val="00EA7440"/>
    <w:rsid w:val="00EA753E"/>
    <w:rsid w:val="00EA7AD4"/>
    <w:rsid w:val="00EA7DA9"/>
    <w:rsid w:val="00EA7E93"/>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B33"/>
    <w:rsid w:val="00EB1C1B"/>
    <w:rsid w:val="00EB1C80"/>
    <w:rsid w:val="00EB1CE6"/>
    <w:rsid w:val="00EB1CFD"/>
    <w:rsid w:val="00EB1D50"/>
    <w:rsid w:val="00EB1DDA"/>
    <w:rsid w:val="00EB204C"/>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6DD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9AC"/>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4E5"/>
    <w:rsid w:val="00ED161F"/>
    <w:rsid w:val="00ED1E02"/>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D93"/>
    <w:rsid w:val="00ED31A8"/>
    <w:rsid w:val="00ED322E"/>
    <w:rsid w:val="00ED3462"/>
    <w:rsid w:val="00ED391C"/>
    <w:rsid w:val="00ED3964"/>
    <w:rsid w:val="00ED3979"/>
    <w:rsid w:val="00ED3A21"/>
    <w:rsid w:val="00ED3ABE"/>
    <w:rsid w:val="00ED3B8E"/>
    <w:rsid w:val="00ED3C40"/>
    <w:rsid w:val="00ED3C9A"/>
    <w:rsid w:val="00ED3D30"/>
    <w:rsid w:val="00ED3E6A"/>
    <w:rsid w:val="00ED3E6D"/>
    <w:rsid w:val="00ED3F90"/>
    <w:rsid w:val="00ED4009"/>
    <w:rsid w:val="00ED4061"/>
    <w:rsid w:val="00ED40DE"/>
    <w:rsid w:val="00ED41C4"/>
    <w:rsid w:val="00ED45A9"/>
    <w:rsid w:val="00ED4904"/>
    <w:rsid w:val="00ED4C71"/>
    <w:rsid w:val="00ED4C9B"/>
    <w:rsid w:val="00ED4D06"/>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451"/>
    <w:rsid w:val="00ED6641"/>
    <w:rsid w:val="00ED66DF"/>
    <w:rsid w:val="00ED6AFB"/>
    <w:rsid w:val="00ED6E18"/>
    <w:rsid w:val="00ED6EB2"/>
    <w:rsid w:val="00ED723B"/>
    <w:rsid w:val="00ED7544"/>
    <w:rsid w:val="00ED7877"/>
    <w:rsid w:val="00ED79EA"/>
    <w:rsid w:val="00ED7A52"/>
    <w:rsid w:val="00ED7AB6"/>
    <w:rsid w:val="00ED7AD9"/>
    <w:rsid w:val="00ED7B18"/>
    <w:rsid w:val="00ED7B87"/>
    <w:rsid w:val="00ED7C3C"/>
    <w:rsid w:val="00ED7CB1"/>
    <w:rsid w:val="00EE01E1"/>
    <w:rsid w:val="00EE022C"/>
    <w:rsid w:val="00EE02C4"/>
    <w:rsid w:val="00EE07CC"/>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505"/>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B7"/>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C7A"/>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0FB6"/>
    <w:rsid w:val="00F012CD"/>
    <w:rsid w:val="00F0148A"/>
    <w:rsid w:val="00F014EC"/>
    <w:rsid w:val="00F0153A"/>
    <w:rsid w:val="00F015B1"/>
    <w:rsid w:val="00F017B4"/>
    <w:rsid w:val="00F018CD"/>
    <w:rsid w:val="00F01963"/>
    <w:rsid w:val="00F01A97"/>
    <w:rsid w:val="00F01B6F"/>
    <w:rsid w:val="00F01DD8"/>
    <w:rsid w:val="00F01EB3"/>
    <w:rsid w:val="00F01EC5"/>
    <w:rsid w:val="00F0218F"/>
    <w:rsid w:val="00F022AE"/>
    <w:rsid w:val="00F022FA"/>
    <w:rsid w:val="00F02497"/>
    <w:rsid w:val="00F028B6"/>
    <w:rsid w:val="00F02943"/>
    <w:rsid w:val="00F029EE"/>
    <w:rsid w:val="00F02C0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D5"/>
    <w:rsid w:val="00F045E9"/>
    <w:rsid w:val="00F04661"/>
    <w:rsid w:val="00F04735"/>
    <w:rsid w:val="00F04775"/>
    <w:rsid w:val="00F04B27"/>
    <w:rsid w:val="00F04BD0"/>
    <w:rsid w:val="00F04CEC"/>
    <w:rsid w:val="00F04ED1"/>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1B7"/>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1C4"/>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142"/>
    <w:rsid w:val="00F24367"/>
    <w:rsid w:val="00F2438B"/>
    <w:rsid w:val="00F24452"/>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7D1"/>
    <w:rsid w:val="00F31827"/>
    <w:rsid w:val="00F319CB"/>
    <w:rsid w:val="00F31AF7"/>
    <w:rsid w:val="00F31B33"/>
    <w:rsid w:val="00F31B60"/>
    <w:rsid w:val="00F31CB0"/>
    <w:rsid w:val="00F31F46"/>
    <w:rsid w:val="00F31F66"/>
    <w:rsid w:val="00F32007"/>
    <w:rsid w:val="00F32082"/>
    <w:rsid w:val="00F321DD"/>
    <w:rsid w:val="00F32205"/>
    <w:rsid w:val="00F3238B"/>
    <w:rsid w:val="00F32448"/>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3F0"/>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307"/>
    <w:rsid w:val="00F41593"/>
    <w:rsid w:val="00F41778"/>
    <w:rsid w:val="00F4177E"/>
    <w:rsid w:val="00F4180D"/>
    <w:rsid w:val="00F419BE"/>
    <w:rsid w:val="00F419D8"/>
    <w:rsid w:val="00F41A5F"/>
    <w:rsid w:val="00F41A92"/>
    <w:rsid w:val="00F41CD9"/>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1D0"/>
    <w:rsid w:val="00F461D3"/>
    <w:rsid w:val="00F462AB"/>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465"/>
    <w:rsid w:val="00F51528"/>
    <w:rsid w:val="00F518C2"/>
    <w:rsid w:val="00F5195C"/>
    <w:rsid w:val="00F51CB5"/>
    <w:rsid w:val="00F5206C"/>
    <w:rsid w:val="00F52282"/>
    <w:rsid w:val="00F522C3"/>
    <w:rsid w:val="00F522C4"/>
    <w:rsid w:val="00F52783"/>
    <w:rsid w:val="00F52895"/>
    <w:rsid w:val="00F52B3D"/>
    <w:rsid w:val="00F52DA7"/>
    <w:rsid w:val="00F52F76"/>
    <w:rsid w:val="00F52FB1"/>
    <w:rsid w:val="00F52FF0"/>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DFA"/>
    <w:rsid w:val="00F54E16"/>
    <w:rsid w:val="00F550AE"/>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8D"/>
    <w:rsid w:val="00F608B5"/>
    <w:rsid w:val="00F608FD"/>
    <w:rsid w:val="00F60906"/>
    <w:rsid w:val="00F60C6D"/>
    <w:rsid w:val="00F60EE2"/>
    <w:rsid w:val="00F61070"/>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C2F"/>
    <w:rsid w:val="00F640AB"/>
    <w:rsid w:val="00F6442C"/>
    <w:rsid w:val="00F64791"/>
    <w:rsid w:val="00F64814"/>
    <w:rsid w:val="00F64922"/>
    <w:rsid w:val="00F649FA"/>
    <w:rsid w:val="00F64A6B"/>
    <w:rsid w:val="00F64E2D"/>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9B4"/>
    <w:rsid w:val="00F71A6E"/>
    <w:rsid w:val="00F71AA6"/>
    <w:rsid w:val="00F71C8C"/>
    <w:rsid w:val="00F71CAC"/>
    <w:rsid w:val="00F71CDF"/>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642"/>
    <w:rsid w:val="00F8168F"/>
    <w:rsid w:val="00F81781"/>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85C"/>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66E"/>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D8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908"/>
    <w:rsid w:val="00FA2E7A"/>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EE"/>
    <w:rsid w:val="00FB2A3A"/>
    <w:rsid w:val="00FB2C22"/>
    <w:rsid w:val="00FB2EFA"/>
    <w:rsid w:val="00FB2FE1"/>
    <w:rsid w:val="00FB2FE6"/>
    <w:rsid w:val="00FB3015"/>
    <w:rsid w:val="00FB31E0"/>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3C"/>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2BD"/>
    <w:rsid w:val="00FC23A0"/>
    <w:rsid w:val="00FC23BD"/>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49C"/>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75"/>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12D"/>
    <w:rsid w:val="00FE03C2"/>
    <w:rsid w:val="00FE041F"/>
    <w:rsid w:val="00FE042D"/>
    <w:rsid w:val="00FE047D"/>
    <w:rsid w:val="00FE0489"/>
    <w:rsid w:val="00FE0552"/>
    <w:rsid w:val="00FE0634"/>
    <w:rsid w:val="00FE06AE"/>
    <w:rsid w:val="00FE07A0"/>
    <w:rsid w:val="00FE094B"/>
    <w:rsid w:val="00FE0B99"/>
    <w:rsid w:val="00FE0BC1"/>
    <w:rsid w:val="00FE0CE1"/>
    <w:rsid w:val="00FE0D54"/>
    <w:rsid w:val="00FE0DF9"/>
    <w:rsid w:val="00FE0F57"/>
    <w:rsid w:val="00FE0F9A"/>
    <w:rsid w:val="00FE1037"/>
    <w:rsid w:val="00FE127E"/>
    <w:rsid w:val="00FE12F9"/>
    <w:rsid w:val="00FE14F4"/>
    <w:rsid w:val="00FE1573"/>
    <w:rsid w:val="00FE1690"/>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163"/>
    <w:rsid w:val="00FE3242"/>
    <w:rsid w:val="00FE32A5"/>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08F"/>
    <w:rsid w:val="00FF0354"/>
    <w:rsid w:val="00FF037F"/>
    <w:rsid w:val="00FF0493"/>
    <w:rsid w:val="00FF05BB"/>
    <w:rsid w:val="00FF06DE"/>
    <w:rsid w:val="00FF0731"/>
    <w:rsid w:val="00FF0756"/>
    <w:rsid w:val="00FF0A0C"/>
    <w:rsid w:val="00FF0F55"/>
    <w:rsid w:val="00FF105E"/>
    <w:rsid w:val="00FF130B"/>
    <w:rsid w:val="00FF13A5"/>
    <w:rsid w:val="00FF13BA"/>
    <w:rsid w:val="00FF1470"/>
    <w:rsid w:val="00FF1525"/>
    <w:rsid w:val="00FF193C"/>
    <w:rsid w:val="00FF19FB"/>
    <w:rsid w:val="00FF1A4B"/>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B1D"/>
    <w:rsid w:val="00FF6F24"/>
    <w:rsid w:val="00FF6FDC"/>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246943"/>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80"/>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code.europa.eu/oots/tdd/tdd_chapters/-/blob/master/OOTS-EDM/codelists/OOTS/DSDErrorCodes-CodeList.gc" TargetMode="External"/><Relationship Id="rId47" Type="http://schemas.openxmlformats.org/officeDocument/2006/relationships/hyperlink" Target="https://github.com/AgID/sdg_it_architype/blob/master/SDG%20-%20Componenti%20Nazionali/esempi/oots_request1.xml" TargetMode="External"/><Relationship Id="rId63" Type="http://schemas.openxmlformats.org/officeDocument/2006/relationships/hyperlink" Target="https://github.com/AgID/sdg_it_architype/blob/master/SDG%20-%20Componenti%20Nazionali/openapi/ArchCommonServices.yaml" TargetMode="External"/><Relationship Id="rId68" Type="http://schemas.openxmlformats.org/officeDocument/2006/relationships/hyperlink" Target="https://github.com/AgID/sdg_it_architype/blob/master/SDG%20-%20Componenti%20Nazionali/esempi/checkLegalRep_ko.json" TargetMode="External"/><Relationship Id="rId16" Type="http://schemas.microsoft.com/office/2011/relationships/commentsExtended" Target="commentsExtended.xml"/><Relationship Id="rId11" Type="http://schemas.openxmlformats.org/officeDocument/2006/relationships/hyperlink" Target="https://ec.europa.eu/digital-building-blocks/wikis/display/TDD/OOTS+Technical+Design+Documents+Snapshot+Q2" TargetMode="External"/><Relationship Id="rId32" Type="http://schemas.openxmlformats.org/officeDocument/2006/relationships/image" Target="media/image15.png"/><Relationship Id="rId37" Type="http://schemas.openxmlformats.org/officeDocument/2006/relationships/hyperlink" Target="https://github.com/AgID/sdg_it_architype/blob/master/SDG%20-%20Componenti%20Nazionali/esempi/retrieveRequirement%20-%20estratto%20PDF%20V2.xml" TargetMode="External"/><Relationship Id="rId53" Type="http://schemas.openxmlformats.org/officeDocument/2006/relationships/hyperlink" Target="https://github.com/AgID/sdg_it_architype/blob/master/SDG%20-%20Componenti%20Nazionali/esempi/oots_request2_after_preview.xml" TargetMode="External"/><Relationship Id="rId58" Type="http://schemas.openxmlformats.org/officeDocument/2006/relationships/hyperlink" Target="https://github.com/AgID/sdg_it_architype/blob/master/SDG%20-%20Componenti%20Nazionali/esempi/oots_responseOK_request2_senza_evidence.xml" TargetMode="External"/><Relationship Id="rId74" Type="http://schemas.openxmlformats.org/officeDocument/2006/relationships/hyperlink" Target="https://datatracker.ietf.org/doc/html/rfc9110" TargetMode="External"/><Relationship Id="rId79"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_response_OK.json" TargetMode="External"/><Relationship Id="rId82"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https://indicepa.gov.it/ipa-portale/consultazione/indirizzo-sede/ricerca-ente"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ts.accenture.com/sites/CNCC-AGID/Shared%20Documents/General/ServiceCatalog_1.0_ST.docx" TargetMode="External"/><Relationship Id="rId43" Type="http://schemas.openxmlformats.org/officeDocument/2006/relationships/hyperlink" Target="https://github.com/AgID/sdg_it_architype/blob/master/SDG%20-%20Componenti%20Nazionali/openapi/DataServiceDirectory.yaml" TargetMode="External"/><Relationship Id="rId48" Type="http://schemas.openxmlformats.org/officeDocument/2006/relationships/hyperlink" Target="https://github.com/AgID/sdg_it_architype/blob/master/SDG%20-%20Componenti%20Nazionali/esempi/oots_responseKO_con_previewLink.xml" TargetMode="External"/><Relationship Id="rId56" Type="http://schemas.openxmlformats.org/officeDocument/2006/relationships/hyperlink" Target="https://github.com/AgID/sdg_it_architype/blob/master/SDG%20-%20Componenti%20Nazionali/esempi/oots_request2_after_preview2.xml" TargetMode="External"/><Relationship Id="rId64" Type="http://schemas.openxmlformats.org/officeDocument/2006/relationships/hyperlink" Target="https://github.com/AgID/sdg_it_architype/blob/master/SDG%20-%20Componenti%20Nazionali/esempi/checkPfSupporto_request.json" TargetMode="External"/><Relationship Id="rId69" Type="http://schemas.openxmlformats.org/officeDocument/2006/relationships/hyperlink" Target="https://github.com/AgID/sdg_it_architype/blob/master/SDG%20-%20Componenti%20Nazionali/esempi/checkLegalRep_ko_400.json" TargetMode="External"/><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code.europa.eu/oots/tdd/tdd_chapters/-/blob/master/OOTS-EDM/codelists/OOTS/EDMErrorCodes-CodeList.gc" TargetMode="External"/><Relationship Id="rId72" Type="http://schemas.openxmlformats.org/officeDocument/2006/relationships/hyperlink" Target="https://github.com/AgID/sdg_it_architype/blob/master/SDG%20-%20Componenti%20Nazionali/esempi/checkLegalRep_ko_500.json" TargetMode="External"/><Relationship Id="rId80"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microsoft.com/office/2016/09/relationships/commentsIds" Target="commentsIds.xml"/><Relationship Id="rId25" Type="http://schemas.openxmlformats.org/officeDocument/2006/relationships/image" Target="media/image8.jpeg"/><Relationship Id="rId33" Type="http://schemas.openxmlformats.org/officeDocument/2006/relationships/hyperlink" Target="https://github.com/AgID/sdg_it_architype/blob/master/SDG%20-%20Componenti%20Nazionali/SDG%20OOTS_Domini_v1.0.txt" TargetMode="External"/><Relationship Id="rId38" Type="http://schemas.openxmlformats.org/officeDocument/2006/relationships/hyperlink" Target="https://github.com/AgID/sdg_it_architype/blob/master/SDG%20-%20Componenti%20Nazionali/esempi/evidenceTypeList%20-%20Secondary%20Education.xml" TargetMode="External"/><Relationship Id="rId46" Type="http://schemas.openxmlformats.org/officeDocument/2006/relationships/hyperlink" Target="https://github.com/AgID/sdg_it_architype/blob/master/SDG%20-%20Componenti%20Nazionali/openapi/ArchCommonServices.yaml" TargetMode="External"/><Relationship Id="rId59"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7" Type="http://schemas.openxmlformats.org/officeDocument/2006/relationships/hyperlink" Target="https://github.com/AgID/sdg_it_architype/blob/master/SDG%20-%20Componenti%20Nazionali/esempi/checkLegalRep_ok.json" TargetMode="External"/><Relationship Id="rId20" Type="http://schemas.openxmlformats.org/officeDocument/2006/relationships/image" Target="media/image3.emf"/><Relationship Id="rId41" Type="http://schemas.openxmlformats.org/officeDocument/2006/relationships/hyperlink" Target="https://github.com/AgID/sdg_it_architype/blob/master/SDG%20-%20Componenti%20Nazionali/esempi/retrieveDataServiceList%20-%20estratto%20PDF%20V2.xml" TargetMode="External"/><Relationship Id="rId54" Type="http://schemas.openxmlformats.org/officeDocument/2006/relationships/hyperlink" Target="https://github.com/AgID/sdg_it_architype/blob/master/SDG%20-%20Componenti%20Nazionali/esempi/oots_esempio_responseOK_request_2.xml" TargetMode="External"/><Relationship Id="rId62" Type="http://schemas.openxmlformats.org/officeDocument/2006/relationships/hyperlink" Target="https://github.com/AgID/sdg_it_architype/blob/master/SDG%20-%20Componenti%20Nazionali/esempi/checkPF_response_KO.json" TargetMode="External"/><Relationship Id="rId70" Type="http://schemas.openxmlformats.org/officeDocument/2006/relationships/hyperlink" Target="https://github.com/AgID/sdg_it_architype/blob/master/SDG%20-%20Componenti%20Nazionali/esempi/checkLegalRep_ko_401.json"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s://github.com/AgID/sdg_it_architype/blob/master/SDG%20-%20Componenti%20Nazionali/openapi/serviceCatalogue.yaml" TargetMode="External"/><Relationship Id="rId49" Type="http://schemas.openxmlformats.org/officeDocument/2006/relationships/hyperlink" Target="https://github.com/AgID/sdg_it_architype/blob/master/SDG%20-%20Componenti%20Nazionali/esempi/oots_responseOK_senza_evidence.xml" TargetMode="External"/><Relationship Id="rId57" Type="http://schemas.openxmlformats.org/officeDocument/2006/relationships/hyperlink" Target="https://github.com/AgID/sdg_it_architype/blob/master/SDG%20-%20Componenti%20Nazionali/esempi/oots_responseOK_request2_con_evidence.xml"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github.com/AgID/sdg_it_architype/blob/master/SDG%20-%20Componenti%20Nazionali/esempi/oots_esempio_responseKO_request_1.xml" TargetMode="External"/><Relationship Id="rId52" Type="http://schemas.openxmlformats.org/officeDocument/2006/relationships/hyperlink" Target="https://github.com/AgID/sdg_it_architype/blob/master/SDG%20-%20Componenti%20Nazionali/openapi/ArchCommonServices.yaml" TargetMode="External"/><Relationship Id="rId60" Type="http://schemas.openxmlformats.org/officeDocument/2006/relationships/hyperlink" Target="https://github.com/AgID/sdg_it_architype/blob/master/SDG%20-%20Componenti%20Nazionali/esempi/checkPF_request.json" TargetMode="External"/><Relationship Id="rId65" Type="http://schemas.openxmlformats.org/officeDocument/2006/relationships/hyperlink" Target="https://github.com/AgID/sdg_it_architype/blob/master/SDG%20-%20Componenti%20Nazionali/esempi/checkPfSupporto_responseOK.json" TargetMode="External"/><Relationship Id="rId73" Type="http://schemas.openxmlformats.org/officeDocument/2006/relationships/hyperlink" Target="https://github.com/AgID/sdg_it_architype/blob/master/SDG%20-%20Componenti%20Nazionali/openapi/ArchCommonServices.yaml"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pagopa.it/interoperabilita-1/" TargetMode="External"/><Relationship Id="rId18" Type="http://schemas.openxmlformats.org/officeDocument/2006/relationships/image" Target="media/image1.png"/><Relationship Id="rId39" Type="http://schemas.openxmlformats.org/officeDocument/2006/relationships/hyperlink" Target="https://code.europa.eu/oots/tdd/tdd_chapters/-/blob/master/OOTS-EDM/codelists/OOTS/EBErrorCodes-CodeList.gc" TargetMode="External"/><Relationship Id="rId34" Type="http://schemas.openxmlformats.org/officeDocument/2006/relationships/hyperlink" Target="https://github.com/AgID/sdg_it_architype/blob/master/SDG%20-%20Componenti%20Nazionali/esempi/retrieveIdPublicService%20-%20V3.json" TargetMode="External"/><Relationship Id="rId50" Type="http://schemas.openxmlformats.org/officeDocument/2006/relationships/hyperlink" Target="https://github.com/AgID/sdg_it_architype/blob/master/SDG%20-%20Componenti%20Nazionali/esempi/oots_responseOK_con_evidence.xml" TargetMode="External"/><Relationship Id="rId55" Type="http://schemas.openxmlformats.org/officeDocument/2006/relationships/hyperlink" Target="https://github.com/AgID/sdg_it_architype/blob/master/SDG%20-%20Componenti%20Nazionali/esempi/oots_esempio_responseKO_request2.xml" TargetMode="External"/><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ko_429.json" TargetMode="External"/><Relationship Id="rId2" Type="http://schemas.openxmlformats.org/officeDocument/2006/relationships/customXml" Target="../customXml/item2.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hyperlink" Target="https://github.com/AgID/sdg_it_architype/blob/master/SDG%20-%20Componenti%20Nazionali/openapi/EvidenceBroker.yaml" TargetMode="External"/><Relationship Id="rId45" Type="http://schemas.openxmlformats.org/officeDocument/2006/relationships/hyperlink" Target="https://code.europa.eu/oots/tdd/tdd_chapters/-/blob/master/OOTS-EDM/codelists/OOTS/EDMErrorCodes-CodeList.gc" TargetMode="External"/><Relationship Id="rId66" Type="http://schemas.openxmlformats.org/officeDocument/2006/relationships/hyperlink" Target="https://github.com/AgID/sdg_it_architype/blob/master/SDG%20-%20Componenti%20Nazionali/esempi/checkPfSupporto_responseKO.js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EE7068-5CF5-4444-A0E8-7A9CA8E2D8E3}">
  <ds:schemaRefs>
    <ds:schemaRef ds:uri="http://purl.org/dc/dcmitype/"/>
    <ds:schemaRef ds:uri="http://purl.org/dc/terms/"/>
    <ds:schemaRef ds:uri="http://schemas.microsoft.com/office/2006/documentManagement/types"/>
    <ds:schemaRef ds:uri="f3c758c6-693a-4f90-9954-357349518af8"/>
    <ds:schemaRef ds:uri="http://www.w3.org/XML/1998/namespace"/>
    <ds:schemaRef ds:uri="http://schemas.microsoft.com/office/infopath/2007/PartnerControls"/>
    <ds:schemaRef ds:uri="http://purl.org/dc/elements/1.1/"/>
    <ds:schemaRef ds:uri="http://schemas.openxmlformats.org/package/2006/metadata/core-properties"/>
    <ds:schemaRef ds:uri="53c3d528-01ed-4c74-89e9-ceef25cbeca4"/>
    <ds:schemaRef ds:uri="http://schemas.microsoft.com/office/2006/metadata/properties"/>
  </ds:schemaRefs>
</ds:datastoreItem>
</file>

<file path=customXml/itemProps2.xml><?xml version="1.0" encoding="utf-8"?>
<ds:datastoreItem xmlns:ds="http://schemas.openxmlformats.org/officeDocument/2006/customXml" ds:itemID="{0F511D08-85B6-4B6E-978B-0AEDCF5E2F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46923</Words>
  <Characters>267465</Characters>
  <Application>Microsoft Office Word</Application>
  <DocSecurity>4</DocSecurity>
  <Lines>2228</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2023-07-07T05:09:00Z</dcterms:created>
  <dcterms:modified xsi:type="dcterms:W3CDTF">2023-07-21T21:40:00Z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